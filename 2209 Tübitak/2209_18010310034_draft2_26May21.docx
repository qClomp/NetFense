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D808" w14:textId="5D9EC64A" w:rsidR="000F4B2A" w:rsidRDefault="7FDCD9EF">
      <w:pPr>
        <w:ind w:right="-4"/>
        <w:rPr>
          <w:rFonts w:ascii="Arial" w:hAnsi="Arial" w:cs="Arial"/>
        </w:rPr>
      </w:pPr>
      <w:r w:rsidRPr="599C2B43">
        <w:rPr>
          <w:rFonts w:ascii="Arial" w:hAnsi="Arial" w:cs="Arial"/>
        </w:rPr>
        <w:t xml:space="preserve">        </w:t>
      </w:r>
    </w:p>
    <w:p w14:paraId="4D3A8B7D" w14:textId="77777777" w:rsidR="000F4B2A" w:rsidRDefault="000F4B2A">
      <w:pPr>
        <w:ind w:right="-4"/>
        <w:rPr>
          <w:rFonts w:ascii="Arial" w:hAnsi="Arial" w:cs="Arial"/>
        </w:rPr>
      </w:pPr>
    </w:p>
    <w:p w14:paraId="5A06196B" w14:textId="77777777" w:rsidR="000F4B2A" w:rsidRDefault="000F4B2A">
      <w:pPr>
        <w:ind w:right="-4"/>
        <w:rPr>
          <w:rFonts w:ascii="Arial" w:hAnsi="Arial" w:cs="Arial"/>
        </w:rPr>
      </w:pPr>
    </w:p>
    <w:p w14:paraId="370A0400" w14:textId="77777777" w:rsidR="000F4B2A" w:rsidRDefault="00C91494">
      <w:pPr>
        <w:ind w:right="-4"/>
        <w:rPr>
          <w:rFonts w:ascii="Arial" w:hAnsi="Arial" w:cs="Arial"/>
        </w:rPr>
      </w:pPr>
      <w:r>
        <w:rPr>
          <w:rFonts w:ascii="Arial" w:hAnsi="Arial" w:cs="Arial"/>
          <w:noProof/>
        </w:rPr>
        <w:drawing>
          <wp:anchor distT="0" distB="0" distL="0" distR="0" simplePos="0" relativeHeight="3" behindDoc="0" locked="0" layoutInCell="1" allowOverlap="1" wp14:anchorId="42E9B951" wp14:editId="1B7722FB">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16483D95" w14:textId="77777777" w:rsidR="000F4B2A" w:rsidRDefault="000F4B2A">
      <w:pPr>
        <w:spacing w:line="388" w:lineRule="exact"/>
        <w:ind w:left="774" w:right="882"/>
        <w:jc w:val="center"/>
        <w:rPr>
          <w:rFonts w:ascii="Arial" w:hAnsi="Arial" w:cs="Arial"/>
          <w:color w:val="28386B"/>
          <w:w w:val="57"/>
          <w:sz w:val="36"/>
          <w:szCs w:val="36"/>
        </w:rPr>
      </w:pPr>
    </w:p>
    <w:p w14:paraId="6C6F3ED7" w14:textId="77777777" w:rsidR="000F4B2A" w:rsidRDefault="000F4B2A">
      <w:pPr>
        <w:spacing w:line="388" w:lineRule="exact"/>
        <w:ind w:left="774" w:right="882"/>
        <w:jc w:val="center"/>
        <w:rPr>
          <w:rFonts w:ascii="Arial" w:hAnsi="Arial" w:cs="Arial"/>
          <w:color w:val="28386B"/>
          <w:w w:val="57"/>
          <w:sz w:val="36"/>
          <w:szCs w:val="36"/>
        </w:rPr>
      </w:pPr>
    </w:p>
    <w:p w14:paraId="02CAA36A" w14:textId="77777777" w:rsidR="000F4B2A" w:rsidRDefault="000F4B2A">
      <w:pPr>
        <w:spacing w:line="388" w:lineRule="exact"/>
        <w:ind w:left="774" w:right="882"/>
        <w:jc w:val="center"/>
        <w:rPr>
          <w:rFonts w:ascii="Arial" w:hAnsi="Arial" w:cs="Arial"/>
          <w:color w:val="28386B"/>
          <w:w w:val="57"/>
          <w:sz w:val="36"/>
          <w:szCs w:val="36"/>
        </w:rPr>
      </w:pPr>
    </w:p>
    <w:p w14:paraId="32EBBCCD" w14:textId="77777777" w:rsidR="000F4B2A" w:rsidRDefault="000F4B2A">
      <w:pPr>
        <w:spacing w:line="388" w:lineRule="exact"/>
        <w:ind w:left="774" w:right="882"/>
        <w:jc w:val="center"/>
        <w:rPr>
          <w:rFonts w:ascii="Arial" w:hAnsi="Arial" w:cs="Arial"/>
          <w:color w:val="28386B"/>
          <w:w w:val="57"/>
          <w:sz w:val="36"/>
          <w:szCs w:val="36"/>
        </w:rPr>
      </w:pPr>
    </w:p>
    <w:p w14:paraId="18B6CD28" w14:textId="77777777" w:rsidR="000F4B2A" w:rsidRDefault="000F4B2A">
      <w:pPr>
        <w:ind w:right="-4"/>
        <w:rPr>
          <w:rFonts w:ascii="Arial" w:hAnsi="Arial" w:cs="Arial"/>
        </w:rPr>
      </w:pPr>
    </w:p>
    <w:p w14:paraId="37E9495B" w14:textId="77777777" w:rsidR="000F4B2A" w:rsidRDefault="000F4B2A">
      <w:pPr>
        <w:spacing w:line="388" w:lineRule="exact"/>
        <w:ind w:left="774" w:right="882"/>
        <w:jc w:val="center"/>
        <w:rPr>
          <w:rFonts w:ascii="Arial" w:hAnsi="Arial" w:cs="Arial"/>
          <w:color w:val="28386B"/>
          <w:w w:val="57"/>
          <w:sz w:val="36"/>
          <w:szCs w:val="36"/>
        </w:rPr>
      </w:pPr>
    </w:p>
    <w:p w14:paraId="0BAFE906" w14:textId="77777777" w:rsidR="000F4B2A" w:rsidRDefault="000F4B2A">
      <w:pPr>
        <w:spacing w:line="388" w:lineRule="exact"/>
        <w:ind w:left="774" w:right="882"/>
        <w:jc w:val="center"/>
        <w:rPr>
          <w:rFonts w:ascii="Arial" w:hAnsi="Arial" w:cs="Arial"/>
          <w:color w:val="28386B"/>
          <w:w w:val="57"/>
          <w:sz w:val="36"/>
          <w:szCs w:val="36"/>
        </w:rPr>
      </w:pPr>
    </w:p>
    <w:p w14:paraId="768B5129" w14:textId="77777777" w:rsidR="000F4B2A" w:rsidRDefault="000F4B2A">
      <w:pPr>
        <w:spacing w:line="388" w:lineRule="exact"/>
        <w:ind w:left="774" w:right="882"/>
        <w:jc w:val="center"/>
        <w:rPr>
          <w:rFonts w:ascii="Arial" w:hAnsi="Arial" w:cs="Arial"/>
          <w:color w:val="28386B"/>
          <w:w w:val="57"/>
          <w:sz w:val="36"/>
          <w:szCs w:val="36"/>
        </w:rPr>
      </w:pPr>
    </w:p>
    <w:p w14:paraId="59B584C2" w14:textId="77777777" w:rsidR="000F4B2A" w:rsidRDefault="000F4B2A">
      <w:pPr>
        <w:spacing w:line="388" w:lineRule="exact"/>
        <w:ind w:left="774" w:right="882"/>
        <w:jc w:val="center"/>
        <w:rPr>
          <w:rFonts w:ascii="Arial" w:hAnsi="Arial" w:cs="Arial"/>
          <w:color w:val="28386B"/>
          <w:w w:val="57"/>
          <w:sz w:val="36"/>
          <w:szCs w:val="36"/>
        </w:rPr>
      </w:pPr>
    </w:p>
    <w:p w14:paraId="23B2F1DA" w14:textId="77777777" w:rsidR="000F4B2A" w:rsidRDefault="000F4B2A">
      <w:pPr>
        <w:ind w:right="-4"/>
        <w:jc w:val="center"/>
        <w:rPr>
          <w:rFonts w:ascii="Arial" w:hAnsi="Arial" w:cs="Arial"/>
        </w:rPr>
      </w:pPr>
    </w:p>
    <w:p w14:paraId="22F4F6D6" w14:textId="77777777" w:rsidR="000F4B2A" w:rsidRDefault="000F4B2A">
      <w:pPr>
        <w:ind w:right="-4"/>
        <w:jc w:val="center"/>
        <w:rPr>
          <w:rFonts w:ascii="Arial" w:hAnsi="Arial" w:cs="Arial"/>
        </w:rPr>
      </w:pPr>
    </w:p>
    <w:p w14:paraId="2AAE43E3" w14:textId="77777777" w:rsidR="000F4B2A" w:rsidRDefault="00C91494">
      <w:pPr>
        <w:pStyle w:val="BodyText"/>
        <w:ind w:right="565"/>
        <w:jc w:val="center"/>
        <w:rPr>
          <w:rStyle w:val="Strong"/>
          <w:rFonts w:cs="Arial"/>
          <w:b/>
          <w:sz w:val="28"/>
          <w:szCs w:val="28"/>
          <w:lang w:val="tr-TR"/>
        </w:rPr>
      </w:pPr>
      <w:r>
        <w:rPr>
          <w:rFonts w:cs="Arial"/>
          <w:sz w:val="28"/>
          <w:szCs w:val="28"/>
        </w:rPr>
        <w:t>TÜBİTAK–</w:t>
      </w:r>
      <w:r>
        <w:rPr>
          <w:rStyle w:val="Strong"/>
          <w:rFonts w:cs="Arial"/>
          <w:b/>
          <w:sz w:val="28"/>
          <w:szCs w:val="28"/>
          <w:lang w:val="tr-TR"/>
        </w:rPr>
        <w:t>2209-A ÜNİVERSİTE ÖĞRENCİLERİ ARAŞTIRMA PROJELERİ DESTEĞİ PROGRAMI</w:t>
      </w:r>
    </w:p>
    <w:p w14:paraId="7A6F34A0" w14:textId="77777777" w:rsidR="000F4B2A" w:rsidRDefault="000F4B2A">
      <w:pPr>
        <w:pStyle w:val="BodyText"/>
        <w:ind w:right="565"/>
        <w:jc w:val="center"/>
        <w:rPr>
          <w:rStyle w:val="Strong"/>
          <w:rFonts w:cs="Arial"/>
          <w:b/>
          <w:sz w:val="28"/>
          <w:szCs w:val="28"/>
        </w:rPr>
      </w:pPr>
    </w:p>
    <w:p w14:paraId="1742E42D" w14:textId="77777777" w:rsidR="000F4B2A" w:rsidRDefault="00C91494">
      <w:pPr>
        <w:pStyle w:val="WW-NormalWeb1"/>
        <w:spacing w:before="0" w:after="0"/>
        <w:jc w:val="center"/>
        <w:rPr>
          <w:rStyle w:val="Strong"/>
          <w:rFonts w:ascii="Arial" w:hAnsi="Arial" w:cs="Arial"/>
          <w:color w:val="FF0000"/>
          <w:sz w:val="16"/>
          <w:szCs w:val="16"/>
        </w:rPr>
      </w:pPr>
      <w:r>
        <w:rPr>
          <w:rFonts w:ascii="Arial" w:hAnsi="Arial" w:cs="Arial"/>
          <w:b/>
          <w:bCs/>
          <w:color w:val="FF0000"/>
          <w:sz w:val="18"/>
          <w:szCs w:val="18"/>
        </w:rPr>
        <w:t>Başvuru formunun Arial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7C38442C" w14:textId="77777777" w:rsidR="000F4B2A" w:rsidRDefault="000F4B2A">
      <w:pPr>
        <w:pStyle w:val="BodyText"/>
        <w:ind w:right="565"/>
        <w:jc w:val="center"/>
        <w:rPr>
          <w:rStyle w:val="Strong"/>
          <w:rFonts w:cs="Arial"/>
          <w:b/>
          <w:sz w:val="28"/>
          <w:szCs w:val="28"/>
        </w:rPr>
      </w:pPr>
    </w:p>
    <w:p w14:paraId="159C442C" w14:textId="77777777" w:rsidR="000F4B2A" w:rsidRDefault="00C91494">
      <w:pPr>
        <w:pStyle w:val="BodyText"/>
        <w:ind w:right="565"/>
        <w:jc w:val="center"/>
        <w:rPr>
          <w:rFonts w:cs="Arial"/>
          <w:sz w:val="28"/>
          <w:szCs w:val="28"/>
        </w:rPr>
      </w:pPr>
      <w:r>
        <w:rPr>
          <w:rStyle w:val="Strong"/>
          <w:rFonts w:cs="Arial"/>
          <w:b/>
          <w:sz w:val="28"/>
          <w:szCs w:val="28"/>
        </w:rPr>
        <w:t>ARAŞTIRMA ÖNERİSİ</w:t>
      </w:r>
      <w:r>
        <w:rPr>
          <w:rFonts w:cs="Arial"/>
          <w:sz w:val="28"/>
          <w:szCs w:val="28"/>
        </w:rPr>
        <w:t xml:space="preserve"> FORMU</w:t>
      </w:r>
    </w:p>
    <w:p w14:paraId="26F00CF3" w14:textId="77777777" w:rsidR="000F4B2A" w:rsidRDefault="000F4B2A">
      <w:pPr>
        <w:pStyle w:val="BodyText"/>
        <w:ind w:right="565"/>
        <w:jc w:val="center"/>
        <w:rPr>
          <w:rFonts w:cs="Arial"/>
          <w:sz w:val="28"/>
          <w:szCs w:val="28"/>
        </w:rPr>
      </w:pPr>
    </w:p>
    <w:p w14:paraId="622D8C42" w14:textId="77777777" w:rsidR="000F4B2A" w:rsidRDefault="000F4B2A">
      <w:pPr>
        <w:pStyle w:val="BodyText"/>
        <w:ind w:right="565"/>
        <w:jc w:val="center"/>
        <w:rPr>
          <w:rFonts w:cs="Arial"/>
          <w:sz w:val="28"/>
          <w:szCs w:val="28"/>
        </w:rPr>
      </w:pPr>
    </w:p>
    <w:p w14:paraId="086AB2D8" w14:textId="77777777" w:rsidR="000F4B2A" w:rsidRDefault="000F4B2A">
      <w:pPr>
        <w:pStyle w:val="BodyText"/>
        <w:ind w:right="565"/>
        <w:jc w:val="center"/>
        <w:rPr>
          <w:rFonts w:cs="Arial"/>
          <w:sz w:val="28"/>
          <w:szCs w:val="28"/>
        </w:rPr>
      </w:pPr>
    </w:p>
    <w:p w14:paraId="005BCD68" w14:textId="77777777" w:rsidR="000F4B2A" w:rsidRDefault="000F4B2A">
      <w:pPr>
        <w:pStyle w:val="BodyText"/>
        <w:ind w:right="565"/>
        <w:jc w:val="center"/>
        <w:rPr>
          <w:rFonts w:cs="Arial"/>
          <w:sz w:val="28"/>
          <w:szCs w:val="28"/>
        </w:rPr>
      </w:pPr>
    </w:p>
    <w:p w14:paraId="5CE3C674" w14:textId="77777777" w:rsidR="000F4B2A" w:rsidRDefault="000F4B2A">
      <w:pPr>
        <w:pStyle w:val="BodyText"/>
        <w:ind w:right="565"/>
        <w:jc w:val="center"/>
        <w:rPr>
          <w:rFonts w:cs="Arial"/>
          <w:sz w:val="28"/>
          <w:szCs w:val="28"/>
        </w:rPr>
      </w:pPr>
    </w:p>
    <w:p w14:paraId="29412869" w14:textId="77777777" w:rsidR="000F4B2A" w:rsidRDefault="000F4B2A">
      <w:pPr>
        <w:pStyle w:val="BodyText"/>
        <w:ind w:right="565"/>
        <w:jc w:val="center"/>
        <w:rPr>
          <w:rFonts w:cs="Arial"/>
          <w:sz w:val="28"/>
          <w:szCs w:val="28"/>
        </w:rPr>
      </w:pPr>
    </w:p>
    <w:p w14:paraId="43B804F5" w14:textId="77777777" w:rsidR="000F4B2A" w:rsidRDefault="000F4B2A">
      <w:pPr>
        <w:pStyle w:val="BodyText"/>
        <w:ind w:right="565"/>
        <w:jc w:val="center"/>
        <w:rPr>
          <w:rFonts w:cs="Arial"/>
          <w:sz w:val="28"/>
          <w:szCs w:val="28"/>
        </w:rPr>
      </w:pPr>
    </w:p>
    <w:p w14:paraId="05A3096B" w14:textId="77777777" w:rsidR="000F4B2A" w:rsidRDefault="000F4B2A">
      <w:pPr>
        <w:pStyle w:val="BodyText"/>
        <w:ind w:right="565"/>
        <w:jc w:val="center"/>
        <w:rPr>
          <w:rFonts w:cs="Arial"/>
          <w:sz w:val="28"/>
          <w:szCs w:val="28"/>
        </w:rPr>
      </w:pPr>
    </w:p>
    <w:p w14:paraId="5AACFC40" w14:textId="77777777" w:rsidR="000F4B2A" w:rsidRDefault="000F4B2A">
      <w:pPr>
        <w:pStyle w:val="BodyText"/>
        <w:ind w:right="565"/>
        <w:jc w:val="center"/>
        <w:rPr>
          <w:rFonts w:cs="Arial"/>
          <w:sz w:val="28"/>
          <w:szCs w:val="28"/>
        </w:rPr>
      </w:pPr>
    </w:p>
    <w:p w14:paraId="39560DCC" w14:textId="77777777" w:rsidR="000F4B2A" w:rsidRDefault="000F4B2A">
      <w:pPr>
        <w:pStyle w:val="BodyText"/>
        <w:ind w:right="565"/>
        <w:jc w:val="center"/>
        <w:rPr>
          <w:rFonts w:cs="Arial"/>
          <w:sz w:val="28"/>
          <w:szCs w:val="28"/>
        </w:rPr>
      </w:pPr>
    </w:p>
    <w:p w14:paraId="355C3030" w14:textId="77777777" w:rsidR="000F4B2A" w:rsidRDefault="000F4B2A">
      <w:pPr>
        <w:ind w:right="-4"/>
        <w:rPr>
          <w:rFonts w:ascii="Arial" w:hAnsi="Arial" w:cs="Arial"/>
        </w:rPr>
      </w:pPr>
    </w:p>
    <w:p w14:paraId="2CB17C8D" w14:textId="77777777" w:rsidR="000F4B2A" w:rsidRDefault="000F4B2A">
      <w:pPr>
        <w:ind w:right="-4"/>
        <w:rPr>
          <w:rFonts w:ascii="Arial" w:hAnsi="Arial" w:cs="Arial"/>
        </w:rPr>
      </w:pPr>
    </w:p>
    <w:p w14:paraId="30040244" w14:textId="77777777" w:rsidR="000F4B2A" w:rsidRDefault="000F4B2A">
      <w:pPr>
        <w:ind w:right="-4"/>
        <w:rPr>
          <w:rFonts w:ascii="Arial" w:hAnsi="Arial" w:cs="Arial"/>
        </w:rPr>
      </w:pPr>
    </w:p>
    <w:p w14:paraId="24D7CAC3" w14:textId="77777777" w:rsidR="000F4B2A" w:rsidRDefault="000F4B2A">
      <w:pPr>
        <w:ind w:right="-4"/>
        <w:rPr>
          <w:rFonts w:ascii="Arial" w:hAnsi="Arial" w:cs="Arial"/>
          <w:sz w:val="28"/>
          <w:szCs w:val="28"/>
        </w:rPr>
      </w:pPr>
    </w:p>
    <w:p w14:paraId="058A6F70" w14:textId="77777777" w:rsidR="000F4B2A" w:rsidRDefault="000F4B2A">
      <w:pPr>
        <w:ind w:right="-4"/>
        <w:rPr>
          <w:rFonts w:ascii="Arial" w:hAnsi="Arial" w:cs="Arial"/>
          <w:sz w:val="28"/>
          <w:szCs w:val="28"/>
        </w:rPr>
      </w:pPr>
    </w:p>
    <w:p w14:paraId="2AE1D1F0" w14:textId="77777777" w:rsidR="000F4B2A" w:rsidRDefault="00C91494">
      <w:pPr>
        <w:ind w:right="-4"/>
        <w:jc w:val="center"/>
      </w:pPr>
      <w:r>
        <w:rPr>
          <w:rFonts w:ascii="Arial" w:hAnsi="Arial" w:cs="Arial"/>
          <w:sz w:val="28"/>
          <w:szCs w:val="28"/>
        </w:rPr>
        <w:t>.....Yılı</w:t>
      </w:r>
    </w:p>
    <w:p w14:paraId="343FAB25" w14:textId="77777777" w:rsidR="000F4B2A" w:rsidRDefault="000F4B2A">
      <w:pPr>
        <w:ind w:right="-4"/>
        <w:rPr>
          <w:rFonts w:ascii="Arial" w:hAnsi="Arial" w:cs="Arial"/>
          <w:sz w:val="28"/>
          <w:szCs w:val="28"/>
        </w:rPr>
      </w:pPr>
    </w:p>
    <w:p w14:paraId="099584CF" w14:textId="77777777" w:rsidR="000F4B2A" w:rsidRDefault="00C91494">
      <w:pPr>
        <w:jc w:val="center"/>
        <w:rPr>
          <w:rFonts w:ascii="Arial" w:hAnsi="Arial" w:cs="Arial"/>
          <w:sz w:val="28"/>
          <w:szCs w:val="28"/>
        </w:rPr>
      </w:pPr>
      <w:r>
        <w:rPr>
          <w:rFonts w:ascii="Arial" w:hAnsi="Arial" w:cs="Arial"/>
          <w:sz w:val="28"/>
          <w:szCs w:val="28"/>
        </w:rPr>
        <w:t>… Dönem Başvurusu</w:t>
      </w:r>
    </w:p>
    <w:p w14:paraId="4814AEEC" w14:textId="77777777" w:rsidR="000F4B2A" w:rsidRDefault="000F4B2A">
      <w:pPr>
        <w:rPr>
          <w:rFonts w:ascii="Arial" w:hAnsi="Arial" w:cs="Arial"/>
          <w:sz w:val="28"/>
          <w:szCs w:val="28"/>
        </w:rPr>
      </w:pPr>
    </w:p>
    <w:p w14:paraId="5C8776A3" w14:textId="77777777" w:rsidR="000F4B2A" w:rsidRDefault="000F4B2A">
      <w:pPr>
        <w:rPr>
          <w:rFonts w:ascii="Arial" w:hAnsi="Arial" w:cs="Arial"/>
          <w:sz w:val="28"/>
          <w:szCs w:val="28"/>
        </w:rPr>
      </w:pPr>
    </w:p>
    <w:p w14:paraId="53DF426D" w14:textId="77777777" w:rsidR="000F4B2A" w:rsidRDefault="000F4B2A">
      <w:pPr>
        <w:rPr>
          <w:rFonts w:ascii="Arial" w:hAnsi="Arial" w:cs="Arial"/>
        </w:rPr>
      </w:pPr>
    </w:p>
    <w:p w14:paraId="37042910" w14:textId="77777777" w:rsidR="000F4B2A" w:rsidRDefault="000F4B2A">
      <w:pPr>
        <w:rPr>
          <w:rFonts w:ascii="Arial" w:hAnsi="Arial" w:cs="Arial"/>
        </w:rPr>
      </w:pPr>
    </w:p>
    <w:p w14:paraId="35A82002" w14:textId="77777777" w:rsidR="000F4B2A" w:rsidRDefault="000F4B2A">
      <w:pPr>
        <w:rPr>
          <w:rFonts w:ascii="Arial" w:hAnsi="Arial" w:cs="Arial"/>
        </w:rPr>
        <w:sectPr w:rsidR="000F4B2A">
          <w:pgSz w:w="11906" w:h="16838"/>
          <w:pgMar w:top="1440" w:right="1344" w:bottom="720" w:left="1239" w:header="0" w:footer="0" w:gutter="0"/>
          <w:cols w:space="720"/>
          <w:formProt w:val="0"/>
          <w:docGrid w:linePitch="272" w:charSpace="8192"/>
        </w:sectPr>
      </w:pPr>
    </w:p>
    <w:p w14:paraId="0DE0B45D" w14:textId="77777777" w:rsidR="000F4B2A" w:rsidRDefault="00C91494">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0073F9C7" w14:textId="77777777" w:rsidR="000F4B2A" w:rsidRDefault="000F4B2A">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0F4B2A" w14:paraId="0AC5432A"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7C41FE49" w14:textId="44C1AD47" w:rsidR="000F4B2A" w:rsidRPr="006225C0" w:rsidRDefault="00C91494">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6225C0" w:rsidRPr="006225C0">
              <w:rPr>
                <w:rFonts w:ascii="Arial" w:hAnsi="Arial" w:cs="Arial"/>
                <w:bCs/>
                <w:color w:val="000000"/>
                <w:sz w:val="18"/>
                <w:szCs w:val="18"/>
                <w:lang w:val="en-US"/>
              </w:rPr>
              <w:t>Mehmet O</w:t>
            </w:r>
            <w:r w:rsidR="006225C0" w:rsidRPr="006225C0">
              <w:rPr>
                <w:rFonts w:ascii="Arial" w:hAnsi="Arial" w:cs="Arial"/>
                <w:bCs/>
                <w:color w:val="000000"/>
                <w:sz w:val="18"/>
                <w:szCs w:val="18"/>
              </w:rPr>
              <w:t>ğuz Ekşi</w:t>
            </w:r>
          </w:p>
        </w:tc>
      </w:tr>
      <w:tr w:rsidR="000F4B2A" w14:paraId="58804EEE"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CAE5F06" w14:textId="34222774" w:rsidR="000F4B2A" w:rsidRDefault="00C91494">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6225C0">
              <w:rPr>
                <w:rFonts w:ascii="Arial" w:hAnsi="Arial" w:cs="Arial"/>
                <w:b/>
                <w:color w:val="000000"/>
                <w:sz w:val="18"/>
                <w:szCs w:val="18"/>
              </w:rPr>
              <w:t xml:space="preserve"> </w:t>
            </w:r>
            <w:r w:rsidR="006225C0" w:rsidRPr="006225C0">
              <w:rPr>
                <w:rFonts w:ascii="Arial" w:hAnsi="Arial" w:cs="Arial"/>
                <w:bCs/>
                <w:color w:val="000000"/>
                <w:sz w:val="18"/>
                <w:szCs w:val="18"/>
              </w:rPr>
              <w:t>Bitirme Projesi ?</w:t>
            </w:r>
          </w:p>
        </w:tc>
      </w:tr>
      <w:tr w:rsidR="000F4B2A" w14:paraId="1B7AA16B"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D60F3ED" w14:textId="4CAE601B" w:rsidR="000F4B2A" w:rsidRDefault="00C91494">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6225C0">
              <w:rPr>
                <w:rFonts w:ascii="Arial" w:hAnsi="Arial" w:cs="Arial"/>
                <w:b/>
                <w:color w:val="000000"/>
                <w:sz w:val="18"/>
                <w:szCs w:val="18"/>
              </w:rPr>
              <w:t xml:space="preserve"> </w:t>
            </w:r>
            <w:r w:rsidR="006225C0" w:rsidRPr="006225C0">
              <w:rPr>
                <w:rFonts w:ascii="Arial" w:hAnsi="Arial" w:cs="Arial"/>
                <w:bCs/>
                <w:color w:val="000000"/>
                <w:sz w:val="18"/>
                <w:szCs w:val="18"/>
              </w:rPr>
              <w:t>Evrim Güler</w:t>
            </w:r>
          </w:p>
        </w:tc>
      </w:tr>
      <w:tr w:rsidR="000F4B2A" w14:paraId="7507CC72" w14:textId="77777777">
        <w:trPr>
          <w:trHeight w:val="361"/>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A8F42F0" w14:textId="0AA836B8" w:rsidR="000F4B2A" w:rsidRDefault="00C91494">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6225C0">
              <w:rPr>
                <w:rFonts w:ascii="Arial" w:hAnsi="Arial" w:cs="Arial"/>
                <w:b/>
                <w:color w:val="000000"/>
                <w:sz w:val="18"/>
                <w:szCs w:val="18"/>
              </w:rPr>
              <w:t xml:space="preserve"> </w:t>
            </w:r>
            <w:r w:rsidR="00681FE0">
              <w:rPr>
                <w:rFonts w:ascii="Arial" w:hAnsi="Arial" w:cs="Arial"/>
                <w:b/>
                <w:color w:val="000000"/>
                <w:sz w:val="18"/>
                <w:szCs w:val="18"/>
              </w:rPr>
              <w:t xml:space="preserve">United Solar System Technology </w:t>
            </w:r>
            <w:r w:rsidR="0094170D">
              <w:rPr>
                <w:rFonts w:ascii="Arial" w:hAnsi="Arial" w:cs="Arial"/>
                <w:b/>
                <w:color w:val="000000"/>
                <w:sz w:val="18"/>
                <w:szCs w:val="18"/>
              </w:rPr>
              <w:t>Administration</w:t>
            </w:r>
            <w:r w:rsidR="00681FE0">
              <w:rPr>
                <w:rFonts w:ascii="Arial" w:hAnsi="Arial" w:cs="Arial"/>
                <w:b/>
                <w:color w:val="000000"/>
                <w:sz w:val="18"/>
                <w:szCs w:val="18"/>
              </w:rPr>
              <w:t xml:space="preserve"> (USST</w:t>
            </w:r>
            <w:r w:rsidR="0094170D">
              <w:rPr>
                <w:rFonts w:ascii="Arial" w:hAnsi="Arial" w:cs="Arial"/>
                <w:b/>
                <w:color w:val="000000"/>
                <w:sz w:val="18"/>
                <w:szCs w:val="18"/>
              </w:rPr>
              <w:t>A</w:t>
            </w:r>
            <w:r w:rsidR="00681FE0">
              <w:rPr>
                <w:rFonts w:ascii="Arial" w:hAnsi="Arial" w:cs="Arial"/>
                <w:b/>
                <w:color w:val="000000"/>
                <w:sz w:val="18"/>
                <w:szCs w:val="18"/>
              </w:rPr>
              <w:t>)</w:t>
            </w:r>
          </w:p>
        </w:tc>
      </w:tr>
    </w:tbl>
    <w:p w14:paraId="473B3AC2" w14:textId="77777777" w:rsidR="000F4B2A" w:rsidRDefault="000F4B2A">
      <w:pPr>
        <w:spacing w:before="5"/>
        <w:ind w:right="-144"/>
        <w:jc w:val="both"/>
        <w:rPr>
          <w:rFonts w:ascii="Arial" w:hAnsi="Arial" w:cs="Arial"/>
          <w:sz w:val="22"/>
          <w:szCs w:val="22"/>
        </w:rPr>
      </w:pPr>
    </w:p>
    <w:p w14:paraId="4649FC5E" w14:textId="77777777" w:rsidR="000F4B2A" w:rsidRDefault="00C91494">
      <w:pPr>
        <w:spacing w:before="5"/>
        <w:ind w:right="-144"/>
        <w:jc w:val="both"/>
        <w:rPr>
          <w:rFonts w:ascii="Arial" w:hAnsi="Arial" w:cs="Arial"/>
          <w:b/>
          <w:sz w:val="18"/>
          <w:szCs w:val="18"/>
        </w:rPr>
      </w:pPr>
      <w:r>
        <w:rPr>
          <w:rFonts w:ascii="Arial" w:hAnsi="Arial" w:cs="Arial"/>
          <w:b/>
          <w:sz w:val="18"/>
          <w:szCs w:val="18"/>
        </w:rPr>
        <w:t>ÖZET</w:t>
      </w:r>
    </w:p>
    <w:p w14:paraId="1F637E76" w14:textId="77777777" w:rsidR="000F4B2A" w:rsidRDefault="000F4B2A">
      <w:pPr>
        <w:spacing w:before="5"/>
        <w:ind w:left="142" w:right="-144" w:hanging="284"/>
        <w:jc w:val="both"/>
        <w:rPr>
          <w:rFonts w:ascii="Arial" w:hAnsi="Arial" w:cs="Arial"/>
          <w:b/>
          <w:sz w:val="18"/>
          <w:szCs w:val="18"/>
        </w:rPr>
      </w:pPr>
    </w:p>
    <w:p w14:paraId="46F74650" w14:textId="77777777" w:rsidR="000F4B2A" w:rsidRDefault="00C91494">
      <w:pPr>
        <w:ind w:hanging="284"/>
        <w:jc w:val="both"/>
        <w:rPr>
          <w:rFonts w:ascii="Arial" w:hAnsi="Arial" w:cs="Arial"/>
          <w:bCs/>
          <w:color w:val="000000"/>
          <w:sz w:val="18"/>
          <w:szCs w:val="18"/>
          <w:lang w:eastAsia="ar-SA"/>
        </w:rPr>
      </w:pPr>
      <w:r>
        <w:rPr>
          <w:rFonts w:ascii="Arial" w:hAnsi="Arial" w:cs="Arial"/>
          <w:sz w:val="18"/>
          <w:szCs w:val="18"/>
        </w:rPr>
        <w:t xml:space="preserve">     Türkçe özetin araştırma önerisinin (a) özgün değeri, (b) yöntemi, (c) yönetimi ve (d) yaygın etkisi hakkında bilgileri kapsaması beklenir. Her bir özet 450 kelime veya bir sayfa ile sınırlandırılmalıdır. Bu bölümün en son yazılması önerilir.</w:t>
      </w:r>
      <w:r>
        <w:rPr>
          <w:rFonts w:ascii="Arial" w:hAnsi="Arial" w:cs="Arial"/>
          <w:bCs/>
          <w:color w:val="000000"/>
          <w:sz w:val="18"/>
          <w:szCs w:val="18"/>
          <w:lang w:eastAsia="ar-SA"/>
        </w:rPr>
        <w:t xml:space="preserve"> </w:t>
      </w:r>
    </w:p>
    <w:p w14:paraId="175155EA" w14:textId="77777777" w:rsidR="000F4B2A" w:rsidRDefault="000F4B2A">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0F4B2A" w14:paraId="584B166D"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49B34017" w14:textId="238C07DA" w:rsidR="003C5A79" w:rsidRPr="003C5A79" w:rsidRDefault="003C5A79" w:rsidP="003C5A79">
            <w:pPr>
              <w:pStyle w:val="WW-NormalWeb1"/>
              <w:widowControl w:val="0"/>
              <w:snapToGrid w:val="0"/>
              <w:spacing w:before="60" w:after="60"/>
              <w:jc w:val="both"/>
              <w:rPr>
                <w:rFonts w:ascii="Arial" w:hAnsi="Arial" w:cs="Arial"/>
                <w:bCs/>
                <w:color w:val="FF0000"/>
                <w:sz w:val="18"/>
                <w:szCs w:val="18"/>
                <w:lang w:val="en-US"/>
              </w:rPr>
            </w:pPr>
            <w:r w:rsidRPr="003C5A79">
              <w:rPr>
                <w:rFonts w:ascii="Arial" w:hAnsi="Arial" w:cs="Arial"/>
                <w:bCs/>
                <w:color w:val="FF0000"/>
                <w:sz w:val="18"/>
                <w:szCs w:val="18"/>
                <w:lang w:val="en-US"/>
              </w:rPr>
              <w:t>//Giriş kısaca hedeflediğimiz projenin kategorisi</w:t>
            </w:r>
          </w:p>
          <w:p w14:paraId="76E0ECE0" w14:textId="703F9DBE" w:rsidR="001B68C1" w:rsidRDefault="001B68C1">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Eğitimin yaygınlaşmasından itibaren,</w:t>
            </w:r>
            <w:r w:rsidR="00500414">
              <w:rPr>
                <w:rFonts w:ascii="Arial" w:hAnsi="Arial" w:cs="Arial"/>
                <w:bCs/>
                <w:sz w:val="18"/>
                <w:szCs w:val="18"/>
              </w:rPr>
              <w:t xml:space="preserve"> </w:t>
            </w:r>
            <w:r>
              <w:rPr>
                <w:rFonts w:ascii="Arial" w:hAnsi="Arial" w:cs="Arial"/>
                <w:bCs/>
                <w:sz w:val="18"/>
                <w:szCs w:val="18"/>
              </w:rPr>
              <w:t>öğrenim aşamasını hızlandırma, başarılı öğrenim oranlarını arttırma ve bunlar gibi</w:t>
            </w:r>
            <w:r w:rsidR="001A3B8A">
              <w:rPr>
                <w:rFonts w:ascii="Arial" w:hAnsi="Arial" w:cs="Arial"/>
                <w:bCs/>
                <w:sz w:val="18"/>
                <w:szCs w:val="18"/>
              </w:rPr>
              <w:t xml:space="preserve"> bir çok</w:t>
            </w:r>
            <w:r>
              <w:rPr>
                <w:rFonts w:ascii="Arial" w:hAnsi="Arial" w:cs="Arial"/>
                <w:bCs/>
                <w:sz w:val="18"/>
                <w:szCs w:val="18"/>
              </w:rPr>
              <w:t xml:space="preserve"> </w:t>
            </w:r>
            <w:r w:rsidR="001A3B8A">
              <w:rPr>
                <w:rFonts w:ascii="Arial" w:hAnsi="Arial" w:cs="Arial"/>
                <w:bCs/>
                <w:sz w:val="18"/>
                <w:szCs w:val="18"/>
              </w:rPr>
              <w:t>öğrenim</w:t>
            </w:r>
            <w:r>
              <w:rPr>
                <w:rFonts w:ascii="Arial" w:hAnsi="Arial" w:cs="Arial"/>
                <w:bCs/>
                <w:sz w:val="18"/>
                <w:szCs w:val="18"/>
              </w:rPr>
              <w:t xml:space="preserve"> verimliliğini olumlu etkileyecek farkı</w:t>
            </w:r>
            <w:r w:rsidR="009E6206">
              <w:rPr>
                <w:rFonts w:ascii="Arial" w:hAnsi="Arial" w:cs="Arial"/>
                <w:bCs/>
                <w:sz w:val="18"/>
                <w:szCs w:val="18"/>
              </w:rPr>
              <w:t xml:space="preserve"> </w:t>
            </w:r>
            <w:r>
              <w:rPr>
                <w:rFonts w:ascii="Arial" w:hAnsi="Arial" w:cs="Arial"/>
                <w:bCs/>
                <w:sz w:val="18"/>
                <w:szCs w:val="18"/>
              </w:rPr>
              <w:t>etkenler geliştirilmeye çalışılmaktadır.Bu sebeple öğrenim için bir çok farklı yollar denenmektedir.</w:t>
            </w:r>
          </w:p>
          <w:p w14:paraId="61DAE48A" w14:textId="48EA2D1D" w:rsidR="00500414" w:rsidRPr="003C5A79" w:rsidRDefault="003C5A79">
            <w:pPr>
              <w:pStyle w:val="WW-NormalWeb1"/>
              <w:widowControl w:val="0"/>
              <w:snapToGrid w:val="0"/>
              <w:spacing w:before="60" w:after="60"/>
              <w:jc w:val="both"/>
              <w:rPr>
                <w:rFonts w:ascii="Arial" w:hAnsi="Arial" w:cs="Arial"/>
                <w:bCs/>
                <w:color w:val="FF0000"/>
                <w:sz w:val="18"/>
                <w:szCs w:val="18"/>
              </w:rPr>
            </w:pPr>
            <w:r w:rsidRPr="003C5A79">
              <w:rPr>
                <w:rFonts w:ascii="Arial" w:hAnsi="Arial" w:cs="Arial"/>
                <w:bCs/>
                <w:color w:val="FF0000"/>
                <w:sz w:val="18"/>
                <w:szCs w:val="18"/>
              </w:rPr>
              <w:t xml:space="preserve">//Kullanilacak olan alet </w:t>
            </w:r>
            <w:r w:rsidR="009E6206">
              <w:rPr>
                <w:rFonts w:ascii="Arial" w:hAnsi="Arial" w:cs="Arial"/>
                <w:bCs/>
                <w:color w:val="FF0000"/>
                <w:sz w:val="18"/>
                <w:szCs w:val="18"/>
              </w:rPr>
              <w:t>değersel</w:t>
            </w:r>
            <w:r>
              <w:rPr>
                <w:rFonts w:ascii="Arial" w:hAnsi="Arial" w:cs="Arial"/>
                <w:bCs/>
                <w:color w:val="FF0000"/>
                <w:sz w:val="18"/>
                <w:szCs w:val="18"/>
              </w:rPr>
              <w:t xml:space="preserve"> </w:t>
            </w:r>
            <w:r w:rsidRPr="003C5A79">
              <w:rPr>
                <w:rFonts w:ascii="Arial" w:hAnsi="Arial" w:cs="Arial"/>
                <w:bCs/>
                <w:color w:val="FF0000"/>
                <w:sz w:val="18"/>
                <w:szCs w:val="18"/>
              </w:rPr>
              <w:t>anlatımı</w:t>
            </w:r>
          </w:p>
          <w:p w14:paraId="50616769" w14:textId="3EA62E98" w:rsidR="003C4978" w:rsidRDefault="009D6AB2">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 xml:space="preserve">Günümüzde elektronik </w:t>
            </w:r>
            <w:r w:rsidR="001B68C1">
              <w:rPr>
                <w:rFonts w:ascii="Arial" w:hAnsi="Arial" w:cs="Arial"/>
                <w:bCs/>
                <w:sz w:val="18"/>
                <w:szCs w:val="18"/>
              </w:rPr>
              <w:t>cihazlara</w:t>
            </w:r>
            <w:r>
              <w:rPr>
                <w:rFonts w:ascii="Arial" w:hAnsi="Arial" w:cs="Arial"/>
                <w:bCs/>
                <w:sz w:val="18"/>
                <w:szCs w:val="18"/>
              </w:rPr>
              <w:t xml:space="preserve"> erişim artmasıyla, video oyunu oynayan kişilerinde arttığı görülmektedir.Bu sebeple video oyunlarınında geliştiğini ve bir çok farklı bölümde çoğaldığını görüyoruz.Video oyunları temel olarak oyun mantığında olsada,</w:t>
            </w:r>
            <w:r w:rsidR="00971D52">
              <w:rPr>
                <w:rFonts w:ascii="Arial" w:hAnsi="Arial" w:cs="Arial"/>
                <w:bCs/>
                <w:sz w:val="18"/>
                <w:szCs w:val="18"/>
              </w:rPr>
              <w:t xml:space="preserve"> </w:t>
            </w:r>
            <w:r>
              <w:rPr>
                <w:rFonts w:ascii="Arial" w:hAnsi="Arial" w:cs="Arial"/>
                <w:bCs/>
                <w:sz w:val="18"/>
                <w:szCs w:val="18"/>
              </w:rPr>
              <w:t>sadece eğlenceden ibaret değiller.</w:t>
            </w:r>
            <w:r w:rsidR="00031505">
              <w:rPr>
                <w:rFonts w:ascii="Arial" w:hAnsi="Arial" w:cs="Arial"/>
                <w:bCs/>
                <w:sz w:val="18"/>
                <w:szCs w:val="18"/>
              </w:rPr>
              <w:t>Geliştirilmiş</w:t>
            </w:r>
            <w:r>
              <w:rPr>
                <w:rFonts w:ascii="Arial" w:hAnsi="Arial" w:cs="Arial"/>
                <w:bCs/>
                <w:sz w:val="18"/>
                <w:szCs w:val="18"/>
              </w:rPr>
              <w:t xml:space="preserve"> oyunlara bakıldığında bir çok farklı </w:t>
            </w:r>
            <w:r w:rsidR="00031505">
              <w:rPr>
                <w:rFonts w:ascii="Arial" w:hAnsi="Arial" w:cs="Arial"/>
                <w:bCs/>
                <w:sz w:val="18"/>
                <w:szCs w:val="18"/>
              </w:rPr>
              <w:t>kategoride</w:t>
            </w:r>
            <w:r>
              <w:rPr>
                <w:rFonts w:ascii="Arial" w:hAnsi="Arial" w:cs="Arial"/>
                <w:bCs/>
                <w:sz w:val="18"/>
                <w:szCs w:val="18"/>
              </w:rPr>
              <w:t xml:space="preserve"> </w:t>
            </w:r>
            <w:r w:rsidR="008514BA">
              <w:rPr>
                <w:rFonts w:ascii="Arial" w:hAnsi="Arial" w:cs="Arial"/>
                <w:bCs/>
                <w:sz w:val="18"/>
                <w:szCs w:val="18"/>
              </w:rPr>
              <w:t>geliştirildiklerini</w:t>
            </w:r>
            <w:r>
              <w:rPr>
                <w:rFonts w:ascii="Arial" w:hAnsi="Arial" w:cs="Arial"/>
                <w:bCs/>
                <w:sz w:val="18"/>
                <w:szCs w:val="18"/>
              </w:rPr>
              <w:t xml:space="preserve"> görebiliyoruz.</w:t>
            </w:r>
            <w:r w:rsidR="00031505">
              <w:rPr>
                <w:rFonts w:ascii="Arial" w:hAnsi="Arial" w:cs="Arial"/>
                <w:bCs/>
                <w:sz w:val="18"/>
                <w:szCs w:val="18"/>
              </w:rPr>
              <w:t>Bu kategoriler arasında insanlara oyun üzerinden öğrenim sağlamaya çalışan projelerde bulunmaktadır.</w:t>
            </w:r>
            <w:r w:rsidR="00971D52">
              <w:rPr>
                <w:rFonts w:ascii="Arial" w:hAnsi="Arial" w:cs="Arial"/>
                <w:bCs/>
                <w:sz w:val="18"/>
                <w:szCs w:val="18"/>
              </w:rPr>
              <w:t xml:space="preserve">Bunlardan </w:t>
            </w:r>
            <w:r w:rsidR="00031505">
              <w:rPr>
                <w:rFonts w:ascii="Arial" w:hAnsi="Arial" w:cs="Arial"/>
                <w:bCs/>
                <w:sz w:val="18"/>
                <w:szCs w:val="18"/>
              </w:rPr>
              <w:t>örnek verecek olursak:</w:t>
            </w:r>
            <w:r w:rsidR="00971D52">
              <w:rPr>
                <w:rFonts w:ascii="Arial" w:hAnsi="Arial" w:cs="Arial"/>
                <w:bCs/>
                <w:sz w:val="18"/>
                <w:szCs w:val="18"/>
              </w:rPr>
              <w:t xml:space="preserve"> Oyuncuyu yaşanmış tarihte oynatarak tarih bilgisi </w:t>
            </w:r>
            <w:r w:rsidR="00031505">
              <w:rPr>
                <w:rFonts w:ascii="Arial" w:hAnsi="Arial" w:cs="Arial"/>
                <w:bCs/>
                <w:sz w:val="18"/>
                <w:szCs w:val="18"/>
              </w:rPr>
              <w:t>öğretmeye çalışan</w:t>
            </w:r>
            <w:r w:rsidR="00971D52">
              <w:rPr>
                <w:rFonts w:ascii="Arial" w:hAnsi="Arial" w:cs="Arial"/>
                <w:bCs/>
                <w:sz w:val="18"/>
                <w:szCs w:val="18"/>
              </w:rPr>
              <w:t xml:space="preserve">, inşa yapımı veya şehir yapımı ile oyuncuya inşalar konusunda bilgiler </w:t>
            </w:r>
            <w:r w:rsidR="003C4978">
              <w:rPr>
                <w:rFonts w:ascii="Arial" w:hAnsi="Arial" w:cs="Arial"/>
                <w:bCs/>
                <w:sz w:val="18"/>
                <w:szCs w:val="18"/>
              </w:rPr>
              <w:t>vermeye çalışan</w:t>
            </w:r>
            <w:r w:rsidR="00971D52">
              <w:rPr>
                <w:rFonts w:ascii="Arial" w:hAnsi="Arial" w:cs="Arial"/>
                <w:bCs/>
                <w:sz w:val="18"/>
                <w:szCs w:val="18"/>
              </w:rPr>
              <w:t xml:space="preserve">, verimlilik,makro yönetim oyunları oyuncunun zihnen </w:t>
            </w:r>
            <w:r w:rsidR="00031505">
              <w:rPr>
                <w:rFonts w:ascii="Arial" w:hAnsi="Arial" w:cs="Arial"/>
                <w:bCs/>
                <w:sz w:val="18"/>
                <w:szCs w:val="18"/>
              </w:rPr>
              <w:t xml:space="preserve">kararlar vermede hızını arttırmakta ve </w:t>
            </w:r>
            <w:r w:rsidR="003C4978">
              <w:rPr>
                <w:rFonts w:ascii="Arial" w:hAnsi="Arial" w:cs="Arial"/>
                <w:bCs/>
                <w:sz w:val="18"/>
                <w:szCs w:val="18"/>
              </w:rPr>
              <w:t>kişiyi</w:t>
            </w:r>
            <w:r w:rsidR="00031505">
              <w:rPr>
                <w:rFonts w:ascii="Arial" w:hAnsi="Arial" w:cs="Arial"/>
                <w:bCs/>
                <w:sz w:val="18"/>
                <w:szCs w:val="18"/>
              </w:rPr>
              <w:t xml:space="preserve"> ayrıntılı düşünmeye sürüklemektedir.</w:t>
            </w:r>
          </w:p>
          <w:p w14:paraId="085658C9" w14:textId="0D8D2D26" w:rsidR="00544205" w:rsidRPr="00B36D66" w:rsidRDefault="003C5A79">
            <w:pPr>
              <w:pStyle w:val="WW-NormalWeb1"/>
              <w:widowControl w:val="0"/>
              <w:snapToGrid w:val="0"/>
              <w:spacing w:before="60" w:after="60"/>
              <w:jc w:val="both"/>
              <w:rPr>
                <w:rFonts w:ascii="Arial" w:hAnsi="Arial" w:cs="Arial"/>
                <w:bCs/>
                <w:color w:val="FF0000"/>
                <w:sz w:val="18"/>
                <w:szCs w:val="18"/>
                <w:lang w:val="en-US"/>
              </w:rPr>
            </w:pPr>
            <w:r w:rsidRPr="003C5A79">
              <w:rPr>
                <w:rFonts w:ascii="Arial" w:hAnsi="Arial" w:cs="Arial"/>
                <w:bCs/>
                <w:color w:val="FF0000"/>
                <w:sz w:val="18"/>
                <w:szCs w:val="18"/>
              </w:rPr>
              <w:t xml:space="preserve">//Yapacagimiz projeyi </w:t>
            </w:r>
            <w:r w:rsidR="003E79EF">
              <w:rPr>
                <w:rFonts w:ascii="Arial" w:hAnsi="Arial" w:cs="Arial"/>
                <w:bCs/>
                <w:color w:val="FF0000"/>
                <w:sz w:val="18"/>
                <w:szCs w:val="18"/>
              </w:rPr>
              <w:t>kısa özet</w:t>
            </w:r>
          </w:p>
          <w:p w14:paraId="1EA487A1" w14:textId="2EFBB021" w:rsidR="00A63D0A" w:rsidRDefault="00A63D0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Bizim ise hedefimiz gelişen bu video oyun sektörünü kullanarak alternatif öğrenim tarzı oluşturulabileceğini denemektir.Literatürde bu iki konuyu birleştiren örnek, kullanıcı sayısına göre kıyaslandığında fazlasıyla düşüktür.</w:t>
            </w:r>
          </w:p>
          <w:p w14:paraId="08A0A5E1" w14:textId="4B78498E" w:rsidR="00A63D0A" w:rsidRPr="003C5A79" w:rsidRDefault="003C5A79">
            <w:pPr>
              <w:pStyle w:val="WW-NormalWeb1"/>
              <w:widowControl w:val="0"/>
              <w:snapToGrid w:val="0"/>
              <w:spacing w:before="60" w:after="60"/>
              <w:jc w:val="both"/>
              <w:rPr>
                <w:rFonts w:ascii="Arial" w:hAnsi="Arial" w:cs="Arial"/>
                <w:bCs/>
                <w:color w:val="FF0000"/>
                <w:sz w:val="18"/>
                <w:szCs w:val="18"/>
              </w:rPr>
            </w:pPr>
            <w:r w:rsidRPr="003C5A79">
              <w:rPr>
                <w:rFonts w:ascii="Arial" w:hAnsi="Arial" w:cs="Arial"/>
                <w:bCs/>
                <w:color w:val="FF0000"/>
                <w:sz w:val="18"/>
                <w:szCs w:val="18"/>
              </w:rPr>
              <w:t>//Proje icerisinden genel bilgiler</w:t>
            </w:r>
          </w:p>
          <w:p w14:paraId="68A30741" w14:textId="582F75F1" w:rsidR="00971D52" w:rsidRDefault="00A63D0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Amacımız bir öğretici video oyunu geliştirerek,g</w:t>
            </w:r>
            <w:r w:rsidR="00971D52">
              <w:rPr>
                <w:rFonts w:ascii="Arial" w:hAnsi="Arial" w:cs="Arial"/>
                <w:bCs/>
                <w:sz w:val="18"/>
                <w:szCs w:val="18"/>
              </w:rPr>
              <w:t>ünümüzde bir çok kişinin kullandığı internetin ağ yapısını</w:t>
            </w:r>
            <w:r w:rsidR="00CB06A5">
              <w:rPr>
                <w:rFonts w:ascii="Arial" w:hAnsi="Arial" w:cs="Arial"/>
                <w:bCs/>
                <w:sz w:val="18"/>
                <w:szCs w:val="18"/>
              </w:rPr>
              <w:t xml:space="preserve"> oyun içerisinde </w:t>
            </w:r>
            <w:r>
              <w:rPr>
                <w:rFonts w:ascii="Arial" w:hAnsi="Arial" w:cs="Arial"/>
                <w:bCs/>
                <w:sz w:val="18"/>
                <w:szCs w:val="18"/>
              </w:rPr>
              <w:t xml:space="preserve">kullanıcıya </w:t>
            </w:r>
            <w:r w:rsidR="00971D52">
              <w:rPr>
                <w:rFonts w:ascii="Arial" w:hAnsi="Arial" w:cs="Arial"/>
                <w:bCs/>
                <w:sz w:val="18"/>
                <w:szCs w:val="18"/>
              </w:rPr>
              <w:t xml:space="preserve">inşa </w:t>
            </w:r>
            <w:r w:rsidR="008514BA">
              <w:rPr>
                <w:rFonts w:ascii="Arial" w:hAnsi="Arial" w:cs="Arial"/>
                <w:bCs/>
                <w:sz w:val="18"/>
                <w:szCs w:val="18"/>
              </w:rPr>
              <w:t>ettirerek öğrenim sağlamak</w:t>
            </w:r>
            <w:r w:rsidR="00971D52">
              <w:rPr>
                <w:rFonts w:ascii="Arial" w:hAnsi="Arial" w:cs="Arial"/>
                <w:bCs/>
                <w:sz w:val="18"/>
                <w:szCs w:val="18"/>
              </w:rPr>
              <w:t xml:space="preserve"> olacaktır.Kullanıcıların inşa ettiği bu ağ yapısını gerçek zamanda oyun içerisinde simüle edebilecektir.</w:t>
            </w:r>
            <w:r w:rsidR="00031505">
              <w:rPr>
                <w:rFonts w:ascii="Arial" w:hAnsi="Arial" w:cs="Arial"/>
                <w:bCs/>
                <w:sz w:val="18"/>
                <w:szCs w:val="18"/>
              </w:rPr>
              <w:t xml:space="preserve">Bunun sayesinde </w:t>
            </w:r>
            <w:r w:rsidR="003C4978">
              <w:rPr>
                <w:rFonts w:ascii="Arial" w:hAnsi="Arial" w:cs="Arial"/>
                <w:bCs/>
                <w:sz w:val="18"/>
                <w:szCs w:val="18"/>
              </w:rPr>
              <w:t>kullanıcı</w:t>
            </w:r>
            <w:r w:rsidR="00971D52">
              <w:rPr>
                <w:rFonts w:ascii="Arial" w:hAnsi="Arial" w:cs="Arial"/>
                <w:bCs/>
                <w:sz w:val="18"/>
                <w:szCs w:val="18"/>
              </w:rPr>
              <w:t xml:space="preserve"> inşa ederken aynı zamanda ağ yapısı hakkında bilgiler edinmiş olacaktır.</w:t>
            </w:r>
          </w:p>
          <w:p w14:paraId="694F5CF3" w14:textId="5EED5DCA" w:rsidR="00CB06A5" w:rsidRDefault="00A63D0A"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Bu inşa sürecinde kullanıcıya gerekli bilgiler verilecektir ve bunu uygulaması beklenecektir.Başarılı ve başarısız uygulamalar kayıt altına tutulacaktır.Kullanıcı sayısının artmasıyla oluşan bu sonuçlar istatistik üzerine dökülerek öğrenim verimliliği ortaya çıkacaktır.</w:t>
            </w:r>
          </w:p>
          <w:p w14:paraId="662DA053" w14:textId="7398C925" w:rsidR="000503B0" w:rsidRDefault="000503B0"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 xml:space="preserve">Video oyunların sağlamış olduğu görsel üstünlük sonuna kadar kullanılmaya çalışılacaktır.Oyun içerisinde belli öğretim sistemleri direk bu görsel üstünlük üzerine kurulacaktır.Bu görsel üstünlük, ses efektleri ile desteklenecektir.Ses efektleri sayesinde akılda kalıcılığı </w:t>
            </w:r>
            <w:r w:rsidR="003C4978">
              <w:rPr>
                <w:rFonts w:ascii="Arial" w:hAnsi="Arial" w:cs="Arial"/>
                <w:bCs/>
                <w:sz w:val="18"/>
                <w:szCs w:val="18"/>
              </w:rPr>
              <w:t>arttırılmaya çalışılacaktır</w:t>
            </w:r>
            <w:r>
              <w:rPr>
                <w:rFonts w:ascii="Arial" w:hAnsi="Arial" w:cs="Arial"/>
                <w:bCs/>
                <w:sz w:val="18"/>
                <w:szCs w:val="18"/>
              </w:rPr>
              <w:t>.</w:t>
            </w:r>
          </w:p>
          <w:p w14:paraId="63B4D45C" w14:textId="5ADB4C13" w:rsidR="003C4978" w:rsidRDefault="008514BA"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Daha derin ve karmaşık öğretim için oyunun oynanabilirliği geniş tutulacaktır.Seviye sistemleri bulunacaktır.Seviye sistemleri sayesinde kullanıcı öğrenimi bölüm bölüm ve basitden karmaşığa doğru bir öğrenim sağlaya</w:t>
            </w:r>
            <w:r w:rsidR="000503B0">
              <w:rPr>
                <w:rFonts w:ascii="Arial" w:hAnsi="Arial" w:cs="Arial"/>
                <w:bCs/>
                <w:sz w:val="18"/>
                <w:szCs w:val="18"/>
              </w:rPr>
              <w:t>bilecektir</w:t>
            </w:r>
            <w:r>
              <w:rPr>
                <w:rFonts w:ascii="Arial" w:hAnsi="Arial" w:cs="Arial"/>
                <w:bCs/>
                <w:sz w:val="18"/>
                <w:szCs w:val="18"/>
              </w:rPr>
              <w:t>.</w:t>
            </w:r>
          </w:p>
          <w:p w14:paraId="6EB7B635" w14:textId="2A02502B" w:rsidR="003C4978" w:rsidRDefault="003C4978"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Sadece öğren ve yap tekniği kullanılmayacaktır.Günümüzdeki bir çok öğrenim tarzınıda ekleyerek farklı şekilde öğrenim tarzları denenecektir.Kullanıcının bu öğrenim tarzlarından hangisinde başarılı olduğu kayıt altına tutulacaktır.</w:t>
            </w:r>
          </w:p>
          <w:p w14:paraId="35CA3E3D" w14:textId="1268968B" w:rsidR="003C4978" w:rsidRDefault="003C4978"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Günümüzde deneme ve yanılma olayı öğrenim bölümlerinde yeteri kadar uygulanmadığını düşünmekteyiz, bunun bir çok sebebi bulunmaktadır.Bu sebeplerin en önde gelenlerinden</w:t>
            </w:r>
            <w:r w:rsidR="000600BE">
              <w:rPr>
                <w:rFonts w:ascii="Arial" w:hAnsi="Arial" w:cs="Arial"/>
                <w:bCs/>
                <w:sz w:val="18"/>
                <w:szCs w:val="18"/>
              </w:rPr>
              <w:t xml:space="preserve"> birisi,</w:t>
            </w:r>
            <w:r>
              <w:rPr>
                <w:rFonts w:ascii="Arial" w:hAnsi="Arial" w:cs="Arial"/>
                <w:bCs/>
                <w:sz w:val="18"/>
                <w:szCs w:val="18"/>
              </w:rPr>
              <w:t xml:space="preserve"> bir çok öğrenciye yeteri kadar malzeme,alet veya araç ihtiyacı karşılanmasının mümkün olmamasıdır.Fakat dijital ortamda simüle ederek bu deneme ve yanılma olayına yakın bir tecrübe sağlanmış olacaktır.</w:t>
            </w:r>
            <w:r w:rsidR="000600BE">
              <w:rPr>
                <w:rFonts w:ascii="Arial" w:hAnsi="Arial" w:cs="Arial"/>
                <w:bCs/>
                <w:sz w:val="18"/>
                <w:szCs w:val="18"/>
              </w:rPr>
              <w:t>Bu farklılığın sonucu bu projede görmeyi hedefliyoruz.</w:t>
            </w:r>
          </w:p>
          <w:p w14:paraId="2659A63C" w14:textId="4A7A8F61" w:rsidR="003C4978" w:rsidRPr="009D6AB2" w:rsidRDefault="003C4978" w:rsidP="008514BA">
            <w:pPr>
              <w:pStyle w:val="WW-NormalWeb1"/>
              <w:widowControl w:val="0"/>
              <w:snapToGrid w:val="0"/>
              <w:spacing w:before="60" w:after="60"/>
              <w:jc w:val="both"/>
              <w:rPr>
                <w:rFonts w:ascii="Arial" w:hAnsi="Arial" w:cs="Arial"/>
                <w:bCs/>
                <w:sz w:val="18"/>
                <w:szCs w:val="18"/>
              </w:rPr>
            </w:pPr>
          </w:p>
        </w:tc>
      </w:tr>
      <w:tr w:rsidR="000F4B2A" w14:paraId="7565790C"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53A82A24" w14:textId="76D3077A" w:rsidR="000F4B2A" w:rsidRDefault="00C91494">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Anahtar Kelimeler:</w:t>
            </w:r>
            <w:r w:rsidR="006225C0">
              <w:rPr>
                <w:rFonts w:ascii="Arial" w:hAnsi="Arial" w:cs="Arial"/>
                <w:b/>
                <w:color w:val="000000"/>
                <w:sz w:val="18"/>
                <w:szCs w:val="18"/>
              </w:rPr>
              <w:t xml:space="preserve"> </w:t>
            </w:r>
            <w:r w:rsidR="00B36D66">
              <w:rPr>
                <w:rFonts w:ascii="Arial" w:hAnsi="Arial" w:cs="Arial"/>
                <w:b/>
                <w:color w:val="000000"/>
                <w:sz w:val="18"/>
                <w:szCs w:val="18"/>
              </w:rPr>
              <w:t xml:space="preserve">Öğrenim, Öğretim, </w:t>
            </w:r>
            <w:r w:rsidR="006225C0">
              <w:rPr>
                <w:rFonts w:ascii="Arial" w:hAnsi="Arial" w:cs="Arial"/>
                <w:b/>
                <w:color w:val="000000"/>
                <w:sz w:val="18"/>
                <w:szCs w:val="18"/>
              </w:rPr>
              <w:t xml:space="preserve">İnternet, İnternet </w:t>
            </w:r>
            <w:r w:rsidR="00B36D66">
              <w:rPr>
                <w:rFonts w:ascii="Arial" w:hAnsi="Arial" w:cs="Arial"/>
                <w:b/>
                <w:color w:val="000000"/>
                <w:sz w:val="18"/>
                <w:szCs w:val="18"/>
              </w:rPr>
              <w:t>a</w:t>
            </w:r>
            <w:r w:rsidR="006225C0">
              <w:rPr>
                <w:rFonts w:ascii="Arial" w:hAnsi="Arial" w:cs="Arial"/>
                <w:b/>
                <w:color w:val="000000"/>
                <w:sz w:val="18"/>
                <w:szCs w:val="18"/>
              </w:rPr>
              <w:t xml:space="preserve">ğı, Verimlilik, Ağ </w:t>
            </w:r>
            <w:r w:rsidR="00B36D66">
              <w:rPr>
                <w:rFonts w:ascii="Arial" w:hAnsi="Arial" w:cs="Arial"/>
                <w:b/>
                <w:color w:val="000000"/>
                <w:sz w:val="18"/>
                <w:szCs w:val="18"/>
              </w:rPr>
              <w:t>S</w:t>
            </w:r>
            <w:r w:rsidR="006225C0">
              <w:rPr>
                <w:rFonts w:ascii="Arial" w:hAnsi="Arial" w:cs="Arial"/>
                <w:b/>
                <w:color w:val="000000"/>
                <w:sz w:val="18"/>
                <w:szCs w:val="18"/>
              </w:rPr>
              <w:t>imülasyonu</w:t>
            </w:r>
            <w:r w:rsidR="00B36D66">
              <w:rPr>
                <w:rFonts w:ascii="Arial" w:hAnsi="Arial" w:cs="Arial"/>
                <w:b/>
                <w:color w:val="000000"/>
                <w:sz w:val="18"/>
                <w:szCs w:val="18"/>
              </w:rPr>
              <w:t>, Video Oyunu</w:t>
            </w:r>
          </w:p>
        </w:tc>
      </w:tr>
    </w:tbl>
    <w:p w14:paraId="38D06571" w14:textId="257E5A53" w:rsidR="00BD065C" w:rsidRDefault="00BD065C">
      <w:pPr>
        <w:suppressAutoHyphens/>
        <w:spacing w:before="5" w:line="300" w:lineRule="atLeast"/>
        <w:jc w:val="both"/>
        <w:rPr>
          <w:rFonts w:ascii="Arial" w:hAnsi="Arial" w:cs="Arial"/>
          <w:b/>
          <w:sz w:val="18"/>
          <w:szCs w:val="18"/>
        </w:rPr>
      </w:pPr>
    </w:p>
    <w:p w14:paraId="7B5BF3F9" w14:textId="74CD2CEC" w:rsidR="00500414" w:rsidRDefault="00500414">
      <w:pPr>
        <w:suppressAutoHyphens/>
        <w:spacing w:before="5" w:line="300" w:lineRule="atLeast"/>
        <w:jc w:val="both"/>
        <w:rPr>
          <w:rFonts w:ascii="Arial" w:hAnsi="Arial" w:cs="Arial"/>
          <w:b/>
          <w:sz w:val="18"/>
          <w:szCs w:val="18"/>
        </w:rPr>
      </w:pPr>
    </w:p>
    <w:p w14:paraId="7E41615A" w14:textId="77777777" w:rsidR="00EF528C" w:rsidRDefault="00EF528C">
      <w:pPr>
        <w:suppressAutoHyphens/>
        <w:spacing w:before="5" w:line="300" w:lineRule="atLeast"/>
        <w:jc w:val="both"/>
        <w:rPr>
          <w:rFonts w:ascii="Arial" w:hAnsi="Arial" w:cs="Arial"/>
          <w:b/>
          <w:sz w:val="18"/>
          <w:szCs w:val="18"/>
        </w:rPr>
      </w:pPr>
    </w:p>
    <w:p w14:paraId="594752C5" w14:textId="77777777" w:rsidR="000F4B2A" w:rsidRDefault="00C91494">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203F2FB4" w14:textId="77777777" w:rsidR="000F4B2A" w:rsidRDefault="000F4B2A">
      <w:pPr>
        <w:pStyle w:val="WW-NormalWeb1"/>
        <w:spacing w:before="0" w:after="0"/>
        <w:jc w:val="both"/>
        <w:rPr>
          <w:rFonts w:ascii="Arial" w:hAnsi="Arial" w:cs="Arial"/>
          <w:bCs/>
          <w:sz w:val="18"/>
          <w:szCs w:val="18"/>
        </w:rPr>
      </w:pPr>
    </w:p>
    <w:p w14:paraId="3315C197" w14:textId="77777777" w:rsidR="000F4B2A" w:rsidRDefault="00C91494">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64B09658" w14:textId="77777777" w:rsidR="000F4B2A" w:rsidRDefault="000F4B2A">
      <w:pPr>
        <w:pStyle w:val="WW-NormalWeb1"/>
        <w:spacing w:before="0" w:after="0"/>
        <w:jc w:val="both"/>
        <w:rPr>
          <w:rFonts w:ascii="Arial" w:hAnsi="Arial" w:cs="Arial"/>
          <w:bCs/>
          <w:sz w:val="18"/>
          <w:szCs w:val="18"/>
        </w:rPr>
      </w:pPr>
    </w:p>
    <w:p w14:paraId="65849BA9" w14:textId="77777777" w:rsidR="000F4B2A" w:rsidRDefault="00C91494">
      <w:pPr>
        <w:pStyle w:val="WW-NormalWeb1"/>
        <w:spacing w:before="0" w:after="0"/>
        <w:jc w:val="both"/>
        <w:rPr>
          <w:rFonts w:ascii="Arial" w:hAnsi="Arial" w:cs="Arial"/>
          <w:bCs/>
          <w:sz w:val="18"/>
          <w:szCs w:val="18"/>
        </w:rPr>
      </w:pPr>
      <w:r>
        <w:rPr>
          <w:rFonts w:ascii="Arial" w:hAnsi="Arial" w:cs="Arial"/>
          <w:bCs/>
          <w:sz w:val="18"/>
          <w:szCs w:val="18"/>
        </w:rPr>
        <w:t>Araştırma önerisinde ele alınan konunun kapsamı ve sınırları ile önemi literatürün eleştirel bir değerlendirmesinin yanı sıra nitel veya nicel verilerle açıklanır.</w:t>
      </w:r>
    </w:p>
    <w:p w14:paraId="2B549F9A" w14:textId="77777777" w:rsidR="000F4B2A" w:rsidRDefault="000F4B2A">
      <w:pPr>
        <w:pStyle w:val="WW-NormalWeb1"/>
        <w:spacing w:before="0" w:after="0"/>
        <w:ind w:left="142"/>
        <w:jc w:val="both"/>
        <w:rPr>
          <w:rFonts w:ascii="Arial" w:hAnsi="Arial" w:cs="Arial"/>
          <w:bCs/>
          <w:sz w:val="18"/>
          <w:szCs w:val="18"/>
        </w:rPr>
      </w:pPr>
    </w:p>
    <w:p w14:paraId="687B9E6D" w14:textId="77777777" w:rsidR="000F4B2A" w:rsidRDefault="00C91494">
      <w:pPr>
        <w:pStyle w:val="WW-NormalWeb1"/>
        <w:spacing w:before="0" w:after="0"/>
        <w:jc w:val="both"/>
        <w:rPr>
          <w:rFonts w:ascii="Arial" w:hAnsi="Arial" w:cs="Arial"/>
          <w:bCs/>
          <w:sz w:val="18"/>
          <w:szCs w:val="18"/>
        </w:rPr>
      </w:pPr>
      <w:r>
        <w:rPr>
          <w:rFonts w:ascii="Arial" w:hAnsi="Arial" w:cs="Arial"/>
          <w:bCs/>
          <w:sz w:val="18"/>
          <w:szCs w:val="18"/>
        </w:rPr>
        <w:t xml:space="preserve">Özgün değer yazılırken araştırma önerisinin bilimsel değeri, farklılığı ve yeniliği, hangi eksikliği nasıl gidereceği veya hangi soruna nasıl bir çözüm geliştireceği ve/veya ilgili bilim veya teknoloji alan(lar)ına kavramsal, kuramsal ve/veya metodolojik olarak ne gibi özgün katkılarda bulunacağı literatüre atıf yapılarak açıklanır. </w:t>
      </w:r>
    </w:p>
    <w:p w14:paraId="6979A060" w14:textId="77777777" w:rsidR="000F4B2A" w:rsidRDefault="00C91494">
      <w:pPr>
        <w:pStyle w:val="WW-NormalWeb1"/>
        <w:spacing w:before="0" w:after="0"/>
        <w:ind w:left="142"/>
        <w:jc w:val="both"/>
        <w:rPr>
          <w:rFonts w:ascii="Arial" w:hAnsi="Arial" w:cs="Arial"/>
          <w:bCs/>
          <w:sz w:val="18"/>
          <w:szCs w:val="18"/>
        </w:rPr>
      </w:pPr>
      <w:r>
        <w:rPr>
          <w:rFonts w:ascii="Arial" w:hAnsi="Arial" w:cs="Arial"/>
          <w:bCs/>
          <w:sz w:val="18"/>
          <w:szCs w:val="18"/>
        </w:rPr>
        <w:t xml:space="preserve"> </w:t>
      </w:r>
    </w:p>
    <w:p w14:paraId="7A0A6879" w14:textId="77777777" w:rsidR="000F4B2A" w:rsidRDefault="00C91494">
      <w:pPr>
        <w:pStyle w:val="WW-NormalWeb1"/>
        <w:spacing w:before="0" w:after="0"/>
        <w:jc w:val="both"/>
        <w:rPr>
          <w:rFonts w:ascii="Arial" w:hAnsi="Arial" w:cs="Arial"/>
          <w:bCs/>
          <w:sz w:val="18"/>
          <w:szCs w:val="18"/>
        </w:rPr>
      </w:pPr>
      <w:r>
        <w:rPr>
          <w:rFonts w:ascii="Arial" w:hAnsi="Arial" w:cs="Arial"/>
          <w:bCs/>
          <w:sz w:val="18"/>
          <w:szCs w:val="18"/>
        </w:rPr>
        <w:t>Önerilen çalışmanın araştırma sorusu ve varsa hipotezi veya ele aldığı problem(ler)i açık bir şekilde ortaya konulur.</w:t>
      </w:r>
    </w:p>
    <w:p w14:paraId="7C56F5D8" w14:textId="77777777" w:rsidR="000F4B2A" w:rsidRDefault="000F4B2A">
      <w:pPr>
        <w:pStyle w:val="WW-NormalWeb1"/>
        <w:spacing w:before="0" w:after="0"/>
        <w:ind w:left="142" w:firstLine="284"/>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0F4B2A" w14:paraId="557512F4" w14:textId="77777777" w:rsidTr="599C2B43">
        <w:trPr>
          <w:trHeight w:val="3540"/>
        </w:trPr>
        <w:tc>
          <w:tcPr>
            <w:tcW w:w="91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1DC33E5" w14:textId="1A660818" w:rsidR="003F085F" w:rsidRDefault="003F085F">
            <w:pPr>
              <w:pStyle w:val="WW-NormalWeb1"/>
              <w:widowControl w:val="0"/>
              <w:spacing w:before="0" w:after="0"/>
              <w:jc w:val="both"/>
              <w:rPr>
                <w:rFonts w:ascii="Arial" w:hAnsi="Arial" w:cs="Arial"/>
                <w:color w:val="FF0000"/>
                <w:sz w:val="18"/>
                <w:szCs w:val="18"/>
              </w:rPr>
            </w:pPr>
            <w:r>
              <w:rPr>
                <w:rFonts w:ascii="Arial" w:hAnsi="Arial" w:cs="Arial"/>
                <w:color w:val="FF0000"/>
                <w:sz w:val="18"/>
                <w:szCs w:val="18"/>
              </w:rPr>
              <w:t>//Genel giriş Öğrenim özetlemesi , temel konunun açıklanması</w:t>
            </w:r>
          </w:p>
          <w:p w14:paraId="11192FB8" w14:textId="241DD91D" w:rsidR="004B5644" w:rsidRDefault="00C10150" w:rsidP="004B5644">
            <w:pPr>
              <w:pStyle w:val="WW-NormalWeb1"/>
              <w:widowControl w:val="0"/>
              <w:spacing w:before="0" w:after="0"/>
              <w:jc w:val="both"/>
              <w:rPr>
                <w:color w:val="000000"/>
                <w:sz w:val="20"/>
                <w:szCs w:val="20"/>
              </w:rPr>
            </w:pPr>
            <w:r>
              <w:rPr>
                <w:color w:val="000000"/>
                <w:sz w:val="20"/>
                <w:szCs w:val="20"/>
              </w:rPr>
              <w:t xml:space="preserve">   </w:t>
            </w:r>
            <w:r w:rsidR="00B72C2A" w:rsidRPr="003F085F">
              <w:rPr>
                <w:color w:val="000000"/>
                <w:sz w:val="20"/>
                <w:szCs w:val="20"/>
              </w:rPr>
              <w:t>Günümüzde öğrenimin önemi çok büyüktür.</w:t>
            </w:r>
            <w:ins w:id="0" w:author="Mehmet Oğuz Ekşi" w:date="2021-04-20T13:18:00Z">
              <w:r w:rsidR="00783522">
                <w:rPr>
                  <w:color w:val="000000"/>
                  <w:sz w:val="20"/>
                  <w:szCs w:val="20"/>
                </w:rPr>
                <w:t xml:space="preserve"> </w:t>
              </w:r>
            </w:ins>
            <w:r w:rsidR="00B72C2A" w:rsidRPr="003F085F">
              <w:rPr>
                <w:color w:val="000000"/>
                <w:sz w:val="20"/>
                <w:szCs w:val="20"/>
              </w:rPr>
              <w:t>Yaşlısından gencine, her insanı etkileyen bir faktördür.</w:t>
            </w:r>
            <w:ins w:id="1" w:author="Mehmet Oğuz Ekşi" w:date="2021-04-20T13:19:00Z">
              <w:r w:rsidR="00783522">
                <w:rPr>
                  <w:color w:val="000000"/>
                  <w:sz w:val="20"/>
                  <w:szCs w:val="20"/>
                </w:rPr>
                <w:t xml:space="preserve"> </w:t>
              </w:r>
            </w:ins>
            <w:r w:rsidR="00B72C2A" w:rsidRPr="003F085F">
              <w:rPr>
                <w:color w:val="000000"/>
                <w:sz w:val="20"/>
                <w:szCs w:val="20"/>
              </w:rPr>
              <w:t>Bir insanın eğitim alabilmesi için bugün bir çok alternatif yol vardır ve gün geçtikce yeni alternatif öğrenim yollarıda geliştirilmektedir.</w:t>
            </w:r>
            <w:ins w:id="2" w:author="Mehmet Oğuz Ekşi" w:date="2021-04-20T13:19:00Z">
              <w:r w:rsidR="00783522">
                <w:rPr>
                  <w:color w:val="000000"/>
                  <w:sz w:val="20"/>
                  <w:szCs w:val="20"/>
                </w:rPr>
                <w:t xml:space="preserve"> </w:t>
              </w:r>
            </w:ins>
            <w:r w:rsidR="00B72C2A" w:rsidRPr="003F085F">
              <w:rPr>
                <w:color w:val="000000"/>
                <w:sz w:val="20"/>
                <w:szCs w:val="20"/>
              </w:rPr>
              <w:t>Öğrenimin ne kadar önemli olduğu bilinse dahi belli durumlarda elde edilmesi kolay değildir.</w:t>
            </w:r>
            <w:ins w:id="3" w:author="Mehmet Oğuz Ekşi" w:date="2021-04-20T13:19:00Z">
              <w:r w:rsidR="00783522">
                <w:rPr>
                  <w:color w:val="000000"/>
                  <w:sz w:val="20"/>
                  <w:szCs w:val="20"/>
                </w:rPr>
                <w:t xml:space="preserve"> </w:t>
              </w:r>
            </w:ins>
            <w:r w:rsidR="00B72C2A" w:rsidRPr="003F085F">
              <w:rPr>
                <w:color w:val="000000"/>
                <w:sz w:val="20"/>
                <w:szCs w:val="20"/>
              </w:rPr>
              <w:t>İnsanların öğrenim dönemlerinde belli durumlarda zorluk yaşadıkları görülebiliyor.</w:t>
            </w:r>
            <w:ins w:id="4" w:author="Mehmet Oğuz Ekşi" w:date="2021-04-20T13:19:00Z">
              <w:r w:rsidR="00783522">
                <w:rPr>
                  <w:color w:val="000000"/>
                  <w:sz w:val="20"/>
                  <w:szCs w:val="20"/>
                </w:rPr>
                <w:t xml:space="preserve"> </w:t>
              </w:r>
            </w:ins>
            <w:r w:rsidR="00B72C2A" w:rsidRPr="003F085F">
              <w:rPr>
                <w:color w:val="000000"/>
                <w:sz w:val="20"/>
                <w:szCs w:val="20"/>
              </w:rPr>
              <w:t>Fakat bu zorluklar insandan insana değişkenlik gösteriyor.</w:t>
            </w:r>
            <w:ins w:id="5" w:author="Mehmet Oğuz Ekşi" w:date="2021-04-20T13:19:00Z">
              <w:r w:rsidR="00783522">
                <w:rPr>
                  <w:color w:val="000000"/>
                  <w:sz w:val="20"/>
                  <w:szCs w:val="20"/>
                </w:rPr>
                <w:t xml:space="preserve"> </w:t>
              </w:r>
            </w:ins>
            <w:r w:rsidR="00B72C2A" w:rsidRPr="003F085F">
              <w:rPr>
                <w:color w:val="000000"/>
                <w:sz w:val="20"/>
                <w:szCs w:val="20"/>
              </w:rPr>
              <w:t>Belli insanlar bu zorluğu hızlıca atarken,</w:t>
            </w:r>
            <w:ins w:id="6" w:author="Mehmet Oğuz Ekşi" w:date="2021-04-20T13:19:00Z">
              <w:r w:rsidR="00783522">
                <w:rPr>
                  <w:color w:val="000000"/>
                  <w:sz w:val="20"/>
                  <w:szCs w:val="20"/>
                </w:rPr>
                <w:t xml:space="preserve"> </w:t>
              </w:r>
            </w:ins>
            <w:r w:rsidR="00B72C2A" w:rsidRPr="003F085F">
              <w:rPr>
                <w:color w:val="000000"/>
                <w:sz w:val="20"/>
                <w:szCs w:val="20"/>
              </w:rPr>
              <w:t>diğer insanlarda bu zorlukta takılabiliyor ve öğrenim zorluğunu arttırıyorlar.</w:t>
            </w:r>
            <w:ins w:id="7" w:author="Mehmet Oğuz Ekşi" w:date="2021-04-20T13:19:00Z">
              <w:r w:rsidR="00783522">
                <w:rPr>
                  <w:color w:val="000000"/>
                  <w:sz w:val="20"/>
                  <w:szCs w:val="20"/>
                </w:rPr>
                <w:t xml:space="preserve"> </w:t>
              </w:r>
            </w:ins>
            <w:r w:rsidR="00B72C2A" w:rsidRPr="003F085F">
              <w:rPr>
                <w:color w:val="000000"/>
                <w:sz w:val="20"/>
                <w:szCs w:val="20"/>
              </w:rPr>
              <w:t xml:space="preserve">Bu durumlarda yapılabilecek en verimli yollardan birisi kişiye öğrenim </w:t>
            </w:r>
            <w:r w:rsidR="00BC1993" w:rsidRPr="003F085F">
              <w:rPr>
                <w:color w:val="000000"/>
                <w:sz w:val="20"/>
                <w:szCs w:val="20"/>
              </w:rPr>
              <w:t xml:space="preserve">alternatifleri </w:t>
            </w:r>
            <w:r w:rsidR="00BC1993" w:rsidRPr="00B31D3E">
              <w:rPr>
                <w:color w:val="000000"/>
                <w:sz w:val="20"/>
                <w:szCs w:val="20"/>
              </w:rPr>
              <w:t>sunmak.</w:t>
            </w:r>
            <w:ins w:id="8" w:author="Mehmet Oğuz Ekşi" w:date="2021-04-20T13:19:00Z">
              <w:r w:rsidR="00783522" w:rsidRPr="00B31D3E">
                <w:rPr>
                  <w:color w:val="000000"/>
                  <w:sz w:val="20"/>
                  <w:szCs w:val="20"/>
                  <w:rPrChange w:id="9" w:author="Mehmet Oğuz Ekşi" w:date="2021-04-27T00:26:00Z">
                    <w:rPr>
                      <w:color w:val="000000"/>
                      <w:sz w:val="20"/>
                      <w:szCs w:val="20"/>
                      <w:highlight w:val="yellow"/>
                    </w:rPr>
                  </w:rPrChange>
                </w:rPr>
                <w:t xml:space="preserve"> </w:t>
              </w:r>
            </w:ins>
            <w:r w:rsidR="00BC1993" w:rsidRPr="00B31D3E">
              <w:rPr>
                <w:color w:val="000000"/>
                <w:sz w:val="20"/>
                <w:szCs w:val="20"/>
              </w:rPr>
              <w:t>Belki</w:t>
            </w:r>
            <w:r w:rsidR="00BC1993" w:rsidRPr="003F085F">
              <w:rPr>
                <w:color w:val="000000"/>
                <w:sz w:val="20"/>
                <w:szCs w:val="20"/>
              </w:rPr>
              <w:t xml:space="preserve"> bu alternatif yollarıyla zorluğu</w:t>
            </w:r>
            <w:ins w:id="10" w:author="Mehmet Oğuz Ekşi" w:date="2021-04-20T13:23:00Z">
              <w:r w:rsidR="00235FE6">
                <w:rPr>
                  <w:color w:val="000000"/>
                  <w:sz w:val="20"/>
                  <w:szCs w:val="20"/>
                </w:rPr>
                <w:t xml:space="preserve"> atlatacaktır</w:t>
              </w:r>
            </w:ins>
            <w:del w:id="11" w:author="Mehmet Oğuz Ekşi" w:date="2021-04-20T13:23:00Z">
              <w:r w:rsidR="00BC1993" w:rsidRPr="003F085F" w:rsidDel="00235FE6">
                <w:rPr>
                  <w:color w:val="000000"/>
                  <w:sz w:val="20"/>
                  <w:szCs w:val="20"/>
                </w:rPr>
                <w:delText xml:space="preserve"> hızlıca </w:delText>
              </w:r>
            </w:del>
            <w:del w:id="12" w:author="Mehmet Oğuz Ekşi" w:date="2021-04-20T13:19:00Z">
              <w:r w:rsidR="00BC1993" w:rsidRPr="003F085F" w:rsidDel="00783522">
                <w:rPr>
                  <w:color w:val="000000"/>
                  <w:sz w:val="20"/>
                  <w:szCs w:val="20"/>
                </w:rPr>
                <w:delText>atlacatacak</w:delText>
              </w:r>
            </w:del>
            <w:r w:rsidR="00BC1993" w:rsidRPr="003F085F">
              <w:rPr>
                <w:color w:val="000000"/>
                <w:sz w:val="20"/>
                <w:szCs w:val="20"/>
              </w:rPr>
              <w:t>.</w:t>
            </w:r>
            <w:ins w:id="13" w:author="Mehmet Oğuz Ekşi" w:date="2021-04-20T13:19:00Z">
              <w:r w:rsidR="00783522">
                <w:rPr>
                  <w:color w:val="000000"/>
                  <w:sz w:val="20"/>
                  <w:szCs w:val="20"/>
                </w:rPr>
                <w:t xml:space="preserve"> </w:t>
              </w:r>
            </w:ins>
            <w:r w:rsidR="00BC1993" w:rsidRPr="003F085F">
              <w:rPr>
                <w:color w:val="000000"/>
                <w:sz w:val="20"/>
                <w:szCs w:val="20"/>
              </w:rPr>
              <w:t>Belkide bu alternatifte öğrenim ilerleyişi değişmeyecek fakat bu durumda tekrardan bir alternatif sunmak gerekebilir.</w:t>
            </w:r>
            <w:ins w:id="14" w:author="Mehmet Oğuz Ekşi" w:date="2021-04-20T13:19:00Z">
              <w:r w:rsidR="00783522">
                <w:rPr>
                  <w:color w:val="000000"/>
                  <w:sz w:val="20"/>
                  <w:szCs w:val="20"/>
                </w:rPr>
                <w:t xml:space="preserve"> </w:t>
              </w:r>
            </w:ins>
            <w:r w:rsidR="00BC1993" w:rsidRPr="003F085F">
              <w:rPr>
                <w:color w:val="000000"/>
                <w:sz w:val="20"/>
                <w:szCs w:val="20"/>
              </w:rPr>
              <w:t>Günümüzde zamanın ilerledikçe insan yaşamanın değiştiğini görüyoruz</w:t>
            </w:r>
            <w:customXmlInsRangeStart w:id="15" w:author="Mehmet Oğuz Ekşi" w:date="2021-04-20T13:29:00Z"/>
            <w:sdt>
              <w:sdtPr>
                <w:rPr>
                  <w:color w:val="000000"/>
                  <w:sz w:val="20"/>
                  <w:szCs w:val="20"/>
                </w:rPr>
                <w:id w:val="-264309631"/>
                <w:citation/>
              </w:sdtPr>
              <w:sdtEndPr/>
              <w:sdtContent>
                <w:customXmlInsRangeEnd w:id="15"/>
                <w:ins w:id="16" w:author="Mehmet Oğuz Ekşi" w:date="2021-04-20T13:29:00Z">
                  <w:r w:rsidR="00B06537">
                    <w:rPr>
                      <w:color w:val="000000"/>
                      <w:sz w:val="20"/>
                      <w:szCs w:val="20"/>
                    </w:rPr>
                    <w:fldChar w:fldCharType="begin"/>
                  </w:r>
                  <w:r w:rsidR="00B06537">
                    <w:rPr>
                      <w:color w:val="000000"/>
                      <w:sz w:val="20"/>
                      <w:szCs w:val="20"/>
                    </w:rPr>
                    <w:instrText xml:space="preserve"> CITATION dij18 \l 1055 </w:instrText>
                  </w:r>
                </w:ins>
                <w:r w:rsidR="00B06537">
                  <w:rPr>
                    <w:color w:val="000000"/>
                    <w:sz w:val="20"/>
                    <w:szCs w:val="20"/>
                  </w:rPr>
                  <w:fldChar w:fldCharType="separate"/>
                </w:r>
                <w:r w:rsidR="003825BC">
                  <w:rPr>
                    <w:noProof/>
                    <w:color w:val="000000"/>
                    <w:sz w:val="20"/>
                    <w:szCs w:val="20"/>
                  </w:rPr>
                  <w:t xml:space="preserve"> </w:t>
                </w:r>
                <w:r w:rsidR="003825BC" w:rsidRPr="003825BC">
                  <w:rPr>
                    <w:noProof/>
                    <w:color w:val="000000"/>
                    <w:sz w:val="20"/>
                    <w:szCs w:val="20"/>
                  </w:rPr>
                  <w:t>(dijital dönüşüm, 2018)</w:t>
                </w:r>
                <w:ins w:id="17" w:author="Mehmet Oğuz Ekşi" w:date="2021-04-20T13:29:00Z">
                  <w:r w:rsidR="00B06537">
                    <w:rPr>
                      <w:color w:val="000000"/>
                      <w:sz w:val="20"/>
                      <w:szCs w:val="20"/>
                    </w:rPr>
                    <w:fldChar w:fldCharType="end"/>
                  </w:r>
                </w:ins>
                <w:customXmlInsRangeStart w:id="18" w:author="Mehmet Oğuz Ekşi" w:date="2021-04-20T13:29:00Z"/>
              </w:sdtContent>
            </w:sdt>
            <w:customXmlInsRangeEnd w:id="18"/>
            <w:r w:rsidR="00BC1993" w:rsidRPr="003F085F">
              <w:rPr>
                <w:color w:val="000000"/>
                <w:sz w:val="20"/>
                <w:szCs w:val="20"/>
              </w:rPr>
              <w:t>.</w:t>
            </w:r>
            <w:ins w:id="19" w:author="Mehmet Oğuz Ekşi" w:date="2021-04-20T13:19:00Z">
              <w:r w:rsidR="00783522">
                <w:rPr>
                  <w:color w:val="000000"/>
                  <w:sz w:val="20"/>
                  <w:szCs w:val="20"/>
                </w:rPr>
                <w:t xml:space="preserve"> </w:t>
              </w:r>
            </w:ins>
            <w:r w:rsidR="00015442">
              <w:rPr>
                <w:color w:val="000000"/>
                <w:sz w:val="20"/>
                <w:szCs w:val="20"/>
              </w:rPr>
              <w:t>K</w:t>
            </w:r>
            <w:r w:rsidR="00BC1993" w:rsidRPr="003F085F">
              <w:rPr>
                <w:color w:val="000000"/>
                <w:sz w:val="20"/>
                <w:szCs w:val="20"/>
              </w:rPr>
              <w:t xml:space="preserve">itaplar insanların en </w:t>
            </w:r>
            <w:r w:rsidR="00015442">
              <w:rPr>
                <w:color w:val="000000"/>
                <w:sz w:val="20"/>
                <w:szCs w:val="20"/>
              </w:rPr>
              <w:t>yayın  öğrenim</w:t>
            </w:r>
            <w:r w:rsidR="00BC1993" w:rsidRPr="003F085F">
              <w:rPr>
                <w:color w:val="000000"/>
                <w:sz w:val="20"/>
                <w:szCs w:val="20"/>
              </w:rPr>
              <w:t xml:space="preserve"> kaynakları, insanların kütüphanelere giderek öğrenimini kitaplardan </w:t>
            </w:r>
            <w:r w:rsidR="00015442">
              <w:rPr>
                <w:color w:val="000000"/>
                <w:sz w:val="20"/>
                <w:szCs w:val="20"/>
              </w:rPr>
              <w:t>yapabiliyorlar</w:t>
            </w:r>
            <w:r w:rsidR="00BC1993" w:rsidRPr="003F085F">
              <w:rPr>
                <w:color w:val="000000"/>
                <w:sz w:val="20"/>
                <w:szCs w:val="20"/>
              </w:rPr>
              <w:t>.</w:t>
            </w:r>
            <w:ins w:id="20" w:author="Mehmet Oğuz Ekşi" w:date="2021-04-20T13:20:00Z">
              <w:r w:rsidR="00783522">
                <w:rPr>
                  <w:color w:val="000000"/>
                  <w:sz w:val="20"/>
                  <w:szCs w:val="20"/>
                </w:rPr>
                <w:t xml:space="preserve"> </w:t>
              </w:r>
            </w:ins>
            <w:r w:rsidR="00BC1993" w:rsidRPr="003F085F">
              <w:rPr>
                <w:color w:val="000000"/>
                <w:sz w:val="20"/>
                <w:szCs w:val="20"/>
              </w:rPr>
              <w:t>2010’lı yıllardan sonra ciddi bir şekilde gelişen dijital dünyanın öğrenimde büyük etkileri oluşmaktadır</w:t>
            </w:r>
            <w:customXmlInsRangeStart w:id="21" w:author="Mehmet Oğuz Ekşi" w:date="2021-04-20T13:18:00Z"/>
            <w:sdt>
              <w:sdtPr>
                <w:rPr>
                  <w:color w:val="000000"/>
                  <w:sz w:val="20"/>
                  <w:szCs w:val="20"/>
                </w:rPr>
                <w:id w:val="227267980"/>
                <w:citation/>
              </w:sdtPr>
              <w:sdtEndPr/>
              <w:sdtContent>
                <w:customXmlInsRangeEnd w:id="21"/>
                <w:ins w:id="22" w:author="Mehmet Oğuz Ekşi" w:date="2021-04-20T13:18:00Z">
                  <w:r w:rsidR="007D0CD8">
                    <w:rPr>
                      <w:color w:val="000000"/>
                      <w:sz w:val="20"/>
                      <w:szCs w:val="20"/>
                    </w:rPr>
                    <w:fldChar w:fldCharType="begin"/>
                  </w:r>
                  <w:r w:rsidR="007D0CD8">
                    <w:rPr>
                      <w:color w:val="000000"/>
                      <w:sz w:val="20"/>
                      <w:szCs w:val="20"/>
                      <w:lang w:val="en-US"/>
                    </w:rPr>
                    <w:instrText xml:space="preserve"> CITATION ema20 \l 1033 </w:instrText>
                  </w:r>
                </w:ins>
                <w:r w:rsidR="007D0CD8">
                  <w:rPr>
                    <w:color w:val="000000"/>
                    <w:sz w:val="20"/>
                    <w:szCs w:val="20"/>
                  </w:rPr>
                  <w:fldChar w:fldCharType="separate"/>
                </w:r>
                <w:r w:rsidR="003825BC">
                  <w:rPr>
                    <w:noProof/>
                    <w:color w:val="000000"/>
                    <w:sz w:val="20"/>
                    <w:szCs w:val="20"/>
                    <w:lang w:val="en-US"/>
                  </w:rPr>
                  <w:t xml:space="preserve"> </w:t>
                </w:r>
                <w:r w:rsidR="003825BC" w:rsidRPr="003825BC">
                  <w:rPr>
                    <w:noProof/>
                    <w:color w:val="000000"/>
                    <w:sz w:val="20"/>
                    <w:szCs w:val="20"/>
                    <w:lang w:val="en-US"/>
                  </w:rPr>
                  <w:t>(emarketing, 2020)</w:t>
                </w:r>
                <w:ins w:id="23" w:author="Mehmet Oğuz Ekşi" w:date="2021-04-20T13:18:00Z">
                  <w:r w:rsidR="007D0CD8">
                    <w:rPr>
                      <w:color w:val="000000"/>
                      <w:sz w:val="20"/>
                      <w:szCs w:val="20"/>
                    </w:rPr>
                    <w:fldChar w:fldCharType="end"/>
                  </w:r>
                </w:ins>
                <w:customXmlInsRangeStart w:id="24" w:author="Mehmet Oğuz Ekşi" w:date="2021-04-20T13:18:00Z"/>
              </w:sdtContent>
            </w:sdt>
            <w:customXmlInsRangeEnd w:id="24"/>
            <w:r w:rsidR="00BC1993" w:rsidRPr="003F085F">
              <w:rPr>
                <w:color w:val="000000"/>
                <w:sz w:val="20"/>
                <w:szCs w:val="20"/>
              </w:rPr>
              <w:t>.</w:t>
            </w:r>
            <w:ins w:id="25" w:author="Mehmet Oğuz Ekşi" w:date="2021-04-20T13:20:00Z">
              <w:r w:rsidR="00783522">
                <w:rPr>
                  <w:color w:val="000000"/>
                  <w:sz w:val="20"/>
                  <w:szCs w:val="20"/>
                </w:rPr>
                <w:t xml:space="preserve"> </w:t>
              </w:r>
            </w:ins>
            <w:r w:rsidR="00BC1993" w:rsidRPr="003F085F">
              <w:rPr>
                <w:color w:val="000000"/>
                <w:sz w:val="20"/>
                <w:szCs w:val="20"/>
              </w:rPr>
              <w:t>Günümüzde bir çok araştırma kaynağı dijital dünyanın sağlamış olduğu arama motorları sayesinde giderilmektedir.</w:t>
            </w:r>
            <w:ins w:id="26" w:author="Mehmet Oğuz Ekşi" w:date="2021-04-20T13:20:00Z">
              <w:r w:rsidR="00783522">
                <w:rPr>
                  <w:color w:val="000000"/>
                  <w:sz w:val="20"/>
                  <w:szCs w:val="20"/>
                </w:rPr>
                <w:t xml:space="preserve"> </w:t>
              </w:r>
            </w:ins>
            <w:r w:rsidR="00BC1993" w:rsidRPr="003F085F">
              <w:rPr>
                <w:color w:val="000000"/>
                <w:sz w:val="20"/>
                <w:szCs w:val="20"/>
              </w:rPr>
              <w:t>Bunun sonucunda yavaşca kütüphanelerin etkisinin azaldığını</w:t>
            </w:r>
            <w:del w:id="27" w:author="Mehmet Oğuz Ekşi" w:date="2021-04-27T00:26:00Z">
              <w:r w:rsidR="00BC1993" w:rsidRPr="003F085F" w:rsidDel="00B31D3E">
                <w:rPr>
                  <w:color w:val="000000"/>
                  <w:sz w:val="20"/>
                  <w:szCs w:val="20"/>
                </w:rPr>
                <w:delText xml:space="preserve"> </w:delText>
              </w:r>
            </w:del>
            <w:r w:rsidR="00BC1993" w:rsidRPr="003F085F">
              <w:rPr>
                <w:color w:val="000000"/>
                <w:sz w:val="20"/>
                <w:szCs w:val="20"/>
              </w:rPr>
              <w:t>, dijital dünyanın kütüphanelerin yerini aldığını görüyoruz.</w:t>
            </w:r>
            <w:ins w:id="28" w:author="Mehmet Oğuz Ekşi" w:date="2021-04-20T13:20:00Z">
              <w:r w:rsidR="00783522">
                <w:rPr>
                  <w:color w:val="000000"/>
                  <w:sz w:val="20"/>
                  <w:szCs w:val="20"/>
                </w:rPr>
                <w:t xml:space="preserve"> </w:t>
              </w:r>
            </w:ins>
            <w:r w:rsidR="00BC1993" w:rsidRPr="003F085F">
              <w:rPr>
                <w:color w:val="000000"/>
                <w:sz w:val="20"/>
                <w:szCs w:val="20"/>
              </w:rPr>
              <w:t>Bu ve bunun gibi bir çok örnek ile dijital dünyanın yeni öğrenim yolları sunduğu görüyoruz.</w:t>
            </w:r>
            <w:ins w:id="29" w:author="Mehmet Oğuz Ekşi" w:date="2021-04-20T13:20:00Z">
              <w:r w:rsidR="00783522">
                <w:rPr>
                  <w:color w:val="000000"/>
                  <w:sz w:val="20"/>
                  <w:szCs w:val="20"/>
                </w:rPr>
                <w:t xml:space="preserve"> </w:t>
              </w:r>
            </w:ins>
            <w:r w:rsidR="00BC1993" w:rsidRPr="003F085F">
              <w:rPr>
                <w:color w:val="000000"/>
                <w:sz w:val="20"/>
                <w:szCs w:val="20"/>
              </w:rPr>
              <w:t xml:space="preserve">Dijital dünyanın kendi içerisinde gelişmesiylede </w:t>
            </w:r>
            <w:r w:rsidR="00C15142" w:rsidRPr="003F085F">
              <w:rPr>
                <w:color w:val="000000"/>
                <w:sz w:val="20"/>
                <w:szCs w:val="20"/>
              </w:rPr>
              <w:t>yepyeni öğrenim alternatifleri görmekteyiz.</w:t>
            </w:r>
          </w:p>
          <w:p w14:paraId="23C1F473" w14:textId="38D95E5C" w:rsidR="00AE6A62" w:rsidDel="00783522" w:rsidRDefault="00627B38" w:rsidP="00AE6A62">
            <w:pPr>
              <w:pStyle w:val="WW-NormalWeb1"/>
              <w:widowControl w:val="0"/>
              <w:spacing w:before="0" w:after="0"/>
              <w:jc w:val="center"/>
              <w:rPr>
                <w:del w:id="30" w:author="Mehmet Oğuz Ekşi" w:date="2021-04-20T13:20:00Z"/>
                <w:color w:val="000000"/>
                <w:sz w:val="20"/>
                <w:szCs w:val="20"/>
              </w:rPr>
            </w:pPr>
            <w:del w:id="31" w:author="Mehmet Oğuz Ekşi" w:date="2021-04-20T13:20:00Z">
              <w:r w:rsidDel="00783522">
                <w:rPr>
                  <w:color w:val="000000"/>
                  <w:sz w:val="20"/>
                  <w:szCs w:val="20"/>
                </w:rPr>
                <w:delText>(Eskiden kitaplardan bilgi alan bir insan,</w:delText>
              </w:r>
              <w:r w:rsidR="009B6C4D" w:rsidDel="00783522">
                <w:rPr>
                  <w:color w:val="000000"/>
                  <w:sz w:val="20"/>
                  <w:szCs w:val="20"/>
                </w:rPr>
                <w:delText>ş</w:delText>
              </w:r>
              <w:r w:rsidDel="00783522">
                <w:rPr>
                  <w:color w:val="000000"/>
                  <w:sz w:val="20"/>
                  <w:szCs w:val="20"/>
                </w:rPr>
                <w:delText xml:space="preserve">imdi ekrana bakarak </w:delText>
              </w:r>
              <w:r w:rsidR="009B6C4D" w:rsidDel="00783522">
                <w:rPr>
                  <w:color w:val="000000"/>
                  <w:sz w:val="20"/>
                  <w:szCs w:val="20"/>
                </w:rPr>
                <w:delText>öğrenim alan</w:delText>
              </w:r>
              <w:r w:rsidDel="00783522">
                <w:rPr>
                  <w:color w:val="000000"/>
                  <w:sz w:val="20"/>
                  <w:szCs w:val="20"/>
                </w:rPr>
                <w:delText xml:space="preserve"> insan çizimi)</w:delText>
              </w:r>
            </w:del>
          </w:p>
          <w:p w14:paraId="420F6742" w14:textId="3E6E4599" w:rsidR="00531529" w:rsidRDefault="00531529" w:rsidP="00AE6A62">
            <w:pPr>
              <w:pStyle w:val="WW-NormalWeb1"/>
              <w:widowControl w:val="0"/>
              <w:spacing w:before="0" w:after="0"/>
              <w:jc w:val="center"/>
              <w:rPr>
                <w:color w:val="000000"/>
                <w:sz w:val="20"/>
                <w:szCs w:val="20"/>
              </w:rPr>
            </w:pPr>
            <w:r>
              <w:rPr>
                <w:noProof/>
              </w:rPr>
              <w:drawing>
                <wp:inline distT="0" distB="0" distL="0" distR="0" wp14:anchorId="2770D49A" wp14:editId="14CE5C63">
                  <wp:extent cx="4839197" cy="2722114"/>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39197" cy="2722114"/>
                          </a:xfrm>
                          <a:prstGeom prst="rect">
                            <a:avLst/>
                          </a:prstGeom>
                        </pic:spPr>
                      </pic:pic>
                    </a:graphicData>
                  </a:graphic>
                </wp:inline>
              </w:drawing>
            </w:r>
          </w:p>
          <w:p w14:paraId="26A2458A" w14:textId="0C508AD1" w:rsidR="00783522" w:rsidRDefault="00783522">
            <w:pPr>
              <w:pStyle w:val="WW-NormalWeb1"/>
              <w:widowControl w:val="0"/>
              <w:spacing w:before="0" w:after="0"/>
              <w:jc w:val="center"/>
              <w:rPr>
                <w:ins w:id="32" w:author="Mehmet Oğuz Ekşi" w:date="2021-04-20T13:20:00Z"/>
                <w:color w:val="000000"/>
                <w:sz w:val="20"/>
                <w:szCs w:val="20"/>
              </w:rPr>
            </w:pPr>
            <w:ins w:id="33" w:author="Mehmet Oğuz Ekşi" w:date="2021-04-20T13:20:00Z">
              <w:r>
                <w:rPr>
                  <w:color w:val="000000"/>
                  <w:sz w:val="20"/>
                  <w:szCs w:val="20"/>
                </w:rPr>
                <w:t>(Eskiden kitaplardan bilgi alan bir insan,şimdi ekrana bakarak öğrenim alan insan çizimi)</w:t>
              </w:r>
            </w:ins>
          </w:p>
          <w:p w14:paraId="4CC49229" w14:textId="0648DC1B" w:rsidR="00D60782" w:rsidRDefault="004B5644">
            <w:pPr>
              <w:pStyle w:val="WW-NormalWeb1"/>
              <w:widowControl w:val="0"/>
              <w:spacing w:before="0" w:after="0"/>
              <w:jc w:val="center"/>
              <w:rPr>
                <w:color w:val="000000"/>
                <w:sz w:val="20"/>
                <w:szCs w:val="20"/>
              </w:rPr>
            </w:pPr>
            <w:r w:rsidRPr="004B5644">
              <w:rPr>
                <w:color w:val="000000"/>
                <w:sz w:val="20"/>
                <w:szCs w:val="20"/>
              </w:rPr>
              <w:t>(Görsel 1.1)</w:t>
            </w:r>
          </w:p>
          <w:p w14:paraId="1288961E" w14:textId="35BE6EDB" w:rsidR="00965623" w:rsidRPr="00153BAA" w:rsidRDefault="00D46697">
            <w:pPr>
              <w:pStyle w:val="WW-NormalWeb1"/>
              <w:widowControl w:val="0"/>
              <w:numPr>
                <w:ilvl w:val="0"/>
                <w:numId w:val="14"/>
              </w:numPr>
              <w:spacing w:before="0" w:after="0"/>
              <w:jc w:val="both"/>
              <w:rPr>
                <w:ins w:id="34" w:author="Mehmet Oğuz Ekşi" w:date="2021-04-26T18:13:00Z"/>
                <w:color w:val="000000"/>
                <w:sz w:val="20"/>
                <w:szCs w:val="20"/>
                <w:rPrChange w:id="35" w:author="Mehmet Oğuz Ekşi" w:date="2021-04-26T18:13:00Z">
                  <w:rPr>
                    <w:ins w:id="36" w:author="Mehmet Oğuz Ekşi" w:date="2021-04-26T18:13:00Z"/>
                    <w:color w:val="000000" w:themeColor="text1"/>
                    <w:sz w:val="20"/>
                    <w:szCs w:val="20"/>
                  </w:rPr>
                </w:rPrChange>
              </w:rPr>
            </w:pPr>
            <w:r w:rsidRPr="235B96C3">
              <w:rPr>
                <w:color w:val="000000" w:themeColor="text1"/>
                <w:sz w:val="20"/>
                <w:szCs w:val="20"/>
              </w:rPr>
              <w:t>Peki gelişen bu dijital dünyadan yeni bir öğrenim yolu çıkartabilir</w:t>
            </w:r>
            <w:r w:rsidR="72243684" w:rsidRPr="235B96C3">
              <w:rPr>
                <w:color w:val="000000" w:themeColor="text1"/>
                <w:sz w:val="20"/>
                <w:szCs w:val="20"/>
              </w:rPr>
              <w:t xml:space="preserve"> </w:t>
            </w:r>
            <w:r w:rsidRPr="235B96C3">
              <w:rPr>
                <w:color w:val="000000" w:themeColor="text1"/>
                <w:sz w:val="20"/>
                <w:szCs w:val="20"/>
              </w:rPr>
              <w:t>miyiz?</w:t>
            </w:r>
          </w:p>
          <w:p w14:paraId="65AF97A8" w14:textId="57CC0E40" w:rsidR="00153BAA" w:rsidRPr="00965623" w:rsidRDefault="00153BAA">
            <w:pPr>
              <w:pStyle w:val="WW-NormalWeb1"/>
              <w:widowControl w:val="0"/>
              <w:spacing w:before="0" w:after="0"/>
              <w:ind w:left="360"/>
              <w:jc w:val="both"/>
              <w:rPr>
                <w:color w:val="000000"/>
                <w:sz w:val="20"/>
                <w:szCs w:val="20"/>
              </w:rPr>
              <w:pPrChange w:id="37" w:author="Mehmet Oğuz Ekşi" w:date="2021-04-26T18:13:00Z">
                <w:pPr>
                  <w:pStyle w:val="WW-NormalWeb1"/>
                  <w:widowControl w:val="0"/>
                  <w:numPr>
                    <w:numId w:val="14"/>
                  </w:numPr>
                  <w:spacing w:before="0" w:after="0"/>
                  <w:ind w:left="720" w:hanging="360"/>
                  <w:jc w:val="both"/>
                </w:pPr>
              </w:pPrChange>
            </w:pPr>
            <w:ins w:id="38" w:author="Mehmet Oğuz Ekşi" w:date="2021-04-26T18:13:00Z">
              <w:r>
                <w:rPr>
                  <w:color w:val="000000"/>
                  <w:sz w:val="20"/>
                  <w:szCs w:val="20"/>
                </w:rPr>
                <w:t xml:space="preserve">   Tarihe bakıldığında öğrenim hiç bir zaman sabit kalmadığını, her zaman daha </w:t>
              </w:r>
            </w:ins>
            <w:ins w:id="39" w:author="Mehmet Oğuz Ekşi" w:date="2021-04-26T18:14:00Z">
              <w:r>
                <w:rPr>
                  <w:color w:val="000000"/>
                  <w:sz w:val="20"/>
                  <w:szCs w:val="20"/>
                </w:rPr>
                <w:t>verimli yolları hedeflediğini görüyoruz. Gelişen bu çağda yeni bir öğrenim yolu çıkması mümkünüdr.</w:t>
              </w:r>
            </w:ins>
          </w:p>
          <w:p w14:paraId="5B476AA3" w14:textId="7C3CB238" w:rsidR="00D46697" w:rsidRPr="002B1B2C" w:rsidRDefault="00D46697" w:rsidP="00C10150">
            <w:pPr>
              <w:pStyle w:val="WW-NormalWeb1"/>
              <w:widowControl w:val="0"/>
              <w:numPr>
                <w:ilvl w:val="0"/>
                <w:numId w:val="14"/>
              </w:numPr>
              <w:spacing w:before="0" w:after="0"/>
              <w:jc w:val="both"/>
              <w:rPr>
                <w:ins w:id="40" w:author="Mehmet Oğuz Ekşi" w:date="2021-04-26T18:26:00Z"/>
                <w:color w:val="000000"/>
                <w:sz w:val="20"/>
                <w:szCs w:val="20"/>
                <w:rPrChange w:id="41" w:author="Mehmet Oğuz Ekşi" w:date="2021-04-26T18:26:00Z">
                  <w:rPr>
                    <w:ins w:id="42" w:author="Mehmet Oğuz Ekşi" w:date="2021-04-26T18:26:00Z"/>
                    <w:color w:val="000000" w:themeColor="text1"/>
                    <w:sz w:val="20"/>
                    <w:szCs w:val="20"/>
                  </w:rPr>
                </w:rPrChange>
              </w:rPr>
            </w:pPr>
            <w:r w:rsidRPr="235B96C3">
              <w:rPr>
                <w:color w:val="000000" w:themeColor="text1"/>
                <w:sz w:val="20"/>
                <w:szCs w:val="20"/>
              </w:rPr>
              <w:t>Dijital dünyada farklı amaçlar için kullanılan özellikleri, öğrenim için kullanabilir</w:t>
            </w:r>
            <w:r w:rsidR="6A18B46F" w:rsidRPr="235B96C3">
              <w:rPr>
                <w:color w:val="000000" w:themeColor="text1"/>
                <w:sz w:val="20"/>
                <w:szCs w:val="20"/>
              </w:rPr>
              <w:t xml:space="preserve"> </w:t>
            </w:r>
            <w:r w:rsidRPr="235B96C3">
              <w:rPr>
                <w:color w:val="000000" w:themeColor="text1"/>
                <w:sz w:val="20"/>
                <w:szCs w:val="20"/>
              </w:rPr>
              <w:t>miyiz?</w:t>
            </w:r>
          </w:p>
          <w:p w14:paraId="3F8DFB5D" w14:textId="0572202C" w:rsidR="002B1B2C" w:rsidRPr="003F085F" w:rsidDel="00D97532" w:rsidRDefault="002B1B2C">
            <w:pPr>
              <w:pStyle w:val="WW-NormalWeb1"/>
              <w:widowControl w:val="0"/>
              <w:spacing w:before="0" w:after="0"/>
              <w:ind w:left="360"/>
              <w:jc w:val="both"/>
              <w:rPr>
                <w:del w:id="43" w:author="Mehmet Oğuz Ekşi" w:date="2021-05-06T20:47:00Z"/>
                <w:color w:val="000000"/>
                <w:sz w:val="20"/>
                <w:szCs w:val="20"/>
              </w:rPr>
              <w:pPrChange w:id="44" w:author="Mehmet Oğuz Ekşi" w:date="2021-04-26T18:26:00Z">
                <w:pPr>
                  <w:pStyle w:val="WW-NormalWeb1"/>
                  <w:widowControl w:val="0"/>
                  <w:numPr>
                    <w:numId w:val="14"/>
                  </w:numPr>
                  <w:spacing w:before="0" w:after="0"/>
                  <w:ind w:left="720" w:hanging="360"/>
                  <w:jc w:val="both"/>
                </w:pPr>
              </w:pPrChange>
            </w:pPr>
            <w:ins w:id="45" w:author="Mehmet Oğuz Ekşi" w:date="2021-04-26T18:26:00Z">
              <w:r>
                <w:rPr>
                  <w:color w:val="000000" w:themeColor="text1"/>
                  <w:sz w:val="20"/>
                  <w:szCs w:val="20"/>
                </w:rPr>
                <w:t xml:space="preserve">   </w:t>
              </w:r>
              <w:r w:rsidR="002C07C8">
                <w:rPr>
                  <w:color w:val="000000" w:themeColor="text1"/>
                  <w:sz w:val="20"/>
                  <w:szCs w:val="20"/>
                </w:rPr>
                <w:t xml:space="preserve">Bugün dijital ortamın yaygınlığının yüksek olmasının bir sebebi ise insanların dijital ortamda hoşuna giden bir çok özelliğin olmasıdır. Eğer ki öğrenim gibi önemli fakat zorlu bir </w:t>
              </w:r>
            </w:ins>
            <w:ins w:id="46" w:author="Mehmet Oğuz Ekşi" w:date="2021-04-26T18:27:00Z">
              <w:r w:rsidR="002C07C8">
                <w:rPr>
                  <w:color w:val="000000" w:themeColor="text1"/>
                  <w:sz w:val="20"/>
                  <w:szCs w:val="20"/>
                </w:rPr>
                <w:t>süreci insanlara hoş bir şekilde sunabilecek olursak, çok fazla avantaj elde etmiş oluruz. Ayrıca dijital ortam</w:t>
              </w:r>
            </w:ins>
            <w:ins w:id="47" w:author="Mehmet Oğuz Ekşi" w:date="2021-04-26T18:28:00Z">
              <w:r w:rsidR="002C07C8">
                <w:rPr>
                  <w:color w:val="000000" w:themeColor="text1"/>
                  <w:sz w:val="20"/>
                  <w:szCs w:val="20"/>
                </w:rPr>
                <w:t>da bulunan özellikler geniş ve kolaylıkla değiştirilebilir, farklılaştırılabilir olduğundan yapabiliriz mümkün olduğu görülebilir.</w:t>
              </w:r>
            </w:ins>
          </w:p>
          <w:p w14:paraId="4792BEF0" w14:textId="26EB0E0D" w:rsidR="002C07C8" w:rsidDel="00D97532" w:rsidRDefault="00D46697">
            <w:pPr>
              <w:pStyle w:val="WW-NormalWeb1"/>
              <w:widowControl w:val="0"/>
              <w:spacing w:before="0" w:after="0"/>
              <w:ind w:left="360"/>
              <w:jc w:val="both"/>
              <w:rPr>
                <w:del w:id="48" w:author="Mehmet Oğuz Ekşi" w:date="2021-05-06T20:47:00Z"/>
                <w:color w:val="000000"/>
                <w:sz w:val="20"/>
                <w:szCs w:val="20"/>
              </w:rPr>
              <w:pPrChange w:id="49" w:author="Mehmet Oğuz Ekşi" w:date="2021-04-26T18:28:00Z">
                <w:pPr>
                  <w:pStyle w:val="WW-NormalWeb1"/>
                  <w:widowControl w:val="0"/>
                  <w:numPr>
                    <w:numId w:val="14"/>
                  </w:numPr>
                  <w:spacing w:before="0" w:after="0"/>
                  <w:ind w:left="720" w:hanging="360"/>
                  <w:jc w:val="both"/>
                </w:pPr>
              </w:pPrChange>
            </w:pPr>
            <w:del w:id="50" w:author="Mehmet Oğuz Ekşi" w:date="2021-05-06T20:47:00Z">
              <w:r w:rsidRPr="235B96C3" w:rsidDel="00D97532">
                <w:rPr>
                  <w:color w:val="000000" w:themeColor="text1"/>
                  <w:sz w:val="20"/>
                  <w:szCs w:val="20"/>
                </w:rPr>
                <w:delText>Öğrenim alternatifleri ile kişinin öğrenim başarı yüzdesi ve hızını arttırabilir</w:delText>
              </w:r>
              <w:r w:rsidR="615F57F7" w:rsidRPr="235B96C3" w:rsidDel="00D97532">
                <w:rPr>
                  <w:color w:val="000000" w:themeColor="text1"/>
                  <w:sz w:val="20"/>
                  <w:szCs w:val="20"/>
                </w:rPr>
                <w:delText xml:space="preserve"> </w:delText>
              </w:r>
              <w:r w:rsidRPr="235B96C3" w:rsidDel="00D97532">
                <w:rPr>
                  <w:color w:val="000000" w:themeColor="text1"/>
                  <w:sz w:val="20"/>
                  <w:szCs w:val="20"/>
                </w:rPr>
                <w:delText>miyiz?</w:delText>
              </w:r>
            </w:del>
          </w:p>
          <w:p w14:paraId="1A7B2DB0" w14:textId="029472B6" w:rsidR="00531529" w:rsidRDefault="00531529">
            <w:pPr>
              <w:pStyle w:val="WW-NormalWeb1"/>
              <w:widowControl w:val="0"/>
              <w:spacing w:before="0" w:after="0"/>
              <w:ind w:left="360"/>
              <w:jc w:val="both"/>
              <w:rPr>
                <w:color w:val="000000"/>
                <w:sz w:val="20"/>
                <w:szCs w:val="20"/>
              </w:rPr>
              <w:pPrChange w:id="51" w:author="Mehmet Oğuz Ekşi" w:date="2021-05-06T20:47:00Z">
                <w:pPr>
                  <w:pStyle w:val="WW-NormalWeb1"/>
                  <w:widowControl w:val="0"/>
                  <w:spacing w:before="0" w:after="0"/>
                  <w:jc w:val="both"/>
                </w:pPr>
              </w:pPrChange>
            </w:pPr>
          </w:p>
          <w:p w14:paraId="14016552" w14:textId="1498ACEC" w:rsidR="00531529" w:rsidDel="00D97532" w:rsidRDefault="00531529" w:rsidP="00531529">
            <w:pPr>
              <w:pStyle w:val="WW-NormalWeb1"/>
              <w:widowControl w:val="0"/>
              <w:spacing w:before="0" w:after="0"/>
              <w:jc w:val="both"/>
              <w:rPr>
                <w:del w:id="52" w:author="Mehmet Oğuz Ekşi" w:date="2021-05-06T20:47:00Z"/>
                <w:color w:val="000000"/>
                <w:sz w:val="20"/>
                <w:szCs w:val="20"/>
              </w:rPr>
            </w:pPr>
          </w:p>
          <w:p w14:paraId="402E91B5" w14:textId="55989A87" w:rsidR="00531529" w:rsidDel="009F6BA7" w:rsidRDefault="00531529" w:rsidP="00531529">
            <w:pPr>
              <w:pStyle w:val="WW-NormalWeb1"/>
              <w:widowControl w:val="0"/>
              <w:spacing w:before="0" w:after="0"/>
              <w:jc w:val="both"/>
              <w:rPr>
                <w:del w:id="53" w:author="Mehmet Oğuz Ekşi" w:date="2021-04-26T18:19:00Z"/>
                <w:color w:val="000000"/>
                <w:sz w:val="20"/>
                <w:szCs w:val="20"/>
              </w:rPr>
            </w:pPr>
          </w:p>
          <w:p w14:paraId="5A6D1BB6" w14:textId="26CCF9D3" w:rsidR="00531529" w:rsidDel="009F6BA7" w:rsidRDefault="00531529" w:rsidP="00531529">
            <w:pPr>
              <w:pStyle w:val="WW-NormalWeb1"/>
              <w:widowControl w:val="0"/>
              <w:spacing w:before="0" w:after="0"/>
              <w:jc w:val="both"/>
              <w:rPr>
                <w:del w:id="54" w:author="Mehmet Oğuz Ekşi" w:date="2021-04-26T18:19:00Z"/>
                <w:color w:val="000000"/>
                <w:sz w:val="20"/>
                <w:szCs w:val="20"/>
              </w:rPr>
            </w:pPr>
          </w:p>
          <w:p w14:paraId="1F723A44" w14:textId="78375B94" w:rsidR="00531529" w:rsidDel="00EB1B86" w:rsidRDefault="00531529" w:rsidP="00531529">
            <w:pPr>
              <w:pStyle w:val="WW-NormalWeb1"/>
              <w:widowControl w:val="0"/>
              <w:spacing w:before="0" w:after="0"/>
              <w:jc w:val="both"/>
              <w:rPr>
                <w:del w:id="55" w:author="Mehmet Oğuz Ekşi" w:date="2021-04-20T14:01:00Z"/>
                <w:color w:val="000000"/>
                <w:sz w:val="20"/>
                <w:szCs w:val="20"/>
              </w:rPr>
            </w:pPr>
          </w:p>
          <w:p w14:paraId="7EC13133" w14:textId="77777777" w:rsidR="00531529" w:rsidRPr="005E7C8D" w:rsidDel="00EB1B86" w:rsidRDefault="00531529" w:rsidP="00531529">
            <w:pPr>
              <w:pStyle w:val="WW-NormalWeb1"/>
              <w:widowControl w:val="0"/>
              <w:spacing w:before="0" w:after="0"/>
              <w:jc w:val="both"/>
              <w:rPr>
                <w:del w:id="56" w:author="Mehmet Oğuz Ekşi" w:date="2021-04-20T14:01:00Z"/>
                <w:color w:val="000000"/>
                <w:sz w:val="20"/>
                <w:szCs w:val="20"/>
              </w:rPr>
            </w:pPr>
          </w:p>
          <w:p w14:paraId="42D4C8A8" w14:textId="101A827D" w:rsidR="00C47028" w:rsidRPr="00C47028" w:rsidRDefault="00C47028">
            <w:pPr>
              <w:pStyle w:val="WW-NormalWeb1"/>
              <w:widowControl w:val="0"/>
              <w:spacing w:before="0" w:after="0"/>
              <w:jc w:val="both"/>
              <w:rPr>
                <w:rFonts w:ascii="Arial" w:hAnsi="Arial" w:cs="Arial"/>
                <w:color w:val="FF0000"/>
                <w:sz w:val="18"/>
                <w:szCs w:val="18"/>
              </w:rPr>
            </w:pPr>
            <w:r>
              <w:rPr>
                <w:rFonts w:ascii="Arial" w:hAnsi="Arial" w:cs="Arial"/>
                <w:color w:val="FF0000"/>
                <w:sz w:val="18"/>
                <w:szCs w:val="18"/>
                <w:lang w:val="en-US"/>
              </w:rPr>
              <w:t>//Video oyunlarin gelisimi</w:t>
            </w:r>
          </w:p>
          <w:p w14:paraId="62FE5D96" w14:textId="1E18329B" w:rsidR="00B9707B" w:rsidRDefault="00C10150" w:rsidP="00973E7A">
            <w:pPr>
              <w:pStyle w:val="WW-NormalWeb1"/>
              <w:widowControl w:val="0"/>
              <w:spacing w:before="0" w:after="0"/>
              <w:jc w:val="both"/>
              <w:rPr>
                <w:sz w:val="20"/>
                <w:szCs w:val="20"/>
                <w:lang w:val="en-US"/>
              </w:rPr>
            </w:pPr>
            <w:r>
              <w:rPr>
                <w:sz w:val="20"/>
                <w:szCs w:val="20"/>
                <w:lang w:val="en-US"/>
              </w:rPr>
              <w:t xml:space="preserve">   </w:t>
            </w:r>
            <w:r w:rsidR="003F085F">
              <w:rPr>
                <w:sz w:val="20"/>
                <w:szCs w:val="20"/>
                <w:lang w:val="en-US"/>
              </w:rPr>
              <w:t>Gelişen dijital dünya ile insanlar gündelik zamanların bir bölümünü dijital dünyada geçirmeye başladı.</w:t>
            </w:r>
            <w:ins w:id="57" w:author="Mehmet Oğuz Ekşi" w:date="2021-04-20T13:21:00Z">
              <w:r w:rsidR="00D60782">
                <w:rPr>
                  <w:sz w:val="20"/>
                  <w:szCs w:val="20"/>
                  <w:lang w:val="en-US"/>
                </w:rPr>
                <w:t xml:space="preserve"> </w:t>
              </w:r>
            </w:ins>
            <w:r w:rsidR="003F085F">
              <w:rPr>
                <w:sz w:val="20"/>
                <w:szCs w:val="20"/>
                <w:lang w:val="en-US"/>
              </w:rPr>
              <w:t>Dijital ortam kişiye zaman harcayacak bir çok seçenek sunmaktadır.</w:t>
            </w:r>
            <w:ins w:id="58" w:author="Mehmet Oğuz Ekşi" w:date="2021-04-20T13:21:00Z">
              <w:r w:rsidR="00D60782">
                <w:rPr>
                  <w:sz w:val="20"/>
                  <w:szCs w:val="20"/>
                  <w:lang w:val="en-US"/>
                </w:rPr>
                <w:t xml:space="preserve"> </w:t>
              </w:r>
            </w:ins>
            <w:r w:rsidR="003F085F">
              <w:rPr>
                <w:sz w:val="20"/>
                <w:szCs w:val="20"/>
                <w:lang w:val="en-US"/>
              </w:rPr>
              <w:t>Bu seçeneklerden birisi ise video oyunlardır.</w:t>
            </w:r>
            <w:ins w:id="59" w:author="Mehmet Oğuz Ekşi" w:date="2021-04-20T13:21:00Z">
              <w:r w:rsidR="00D60782">
                <w:rPr>
                  <w:sz w:val="20"/>
                  <w:szCs w:val="20"/>
                  <w:lang w:val="en-US"/>
                </w:rPr>
                <w:t xml:space="preserve"> </w:t>
              </w:r>
            </w:ins>
            <w:r w:rsidR="003F085F">
              <w:rPr>
                <w:sz w:val="20"/>
                <w:szCs w:val="20"/>
                <w:lang w:val="en-US"/>
              </w:rPr>
              <w:t>Bugün video oyunlar hızlıca gelişmekte ve gün geçmesiyle beraber daha fazla kişiye hitap etmektedir</w:t>
            </w:r>
            <w:r>
              <w:rPr>
                <w:sz w:val="20"/>
                <w:szCs w:val="20"/>
                <w:lang w:val="en-US"/>
              </w:rPr>
              <w:t>(Görsel 1.</w:t>
            </w:r>
            <w:r w:rsidR="000C0814">
              <w:rPr>
                <w:sz w:val="20"/>
                <w:szCs w:val="20"/>
                <w:lang w:val="en-US"/>
              </w:rPr>
              <w:t>2</w:t>
            </w:r>
            <w:r w:rsidR="003F085F">
              <w:rPr>
                <w:sz w:val="20"/>
                <w:szCs w:val="20"/>
                <w:lang w:val="en-US"/>
              </w:rPr>
              <w:t>).</w:t>
            </w:r>
            <w:ins w:id="60" w:author="Mehmet Oğuz Ekşi" w:date="2021-04-20T13:21:00Z">
              <w:r w:rsidR="00D60782">
                <w:rPr>
                  <w:sz w:val="20"/>
                  <w:szCs w:val="20"/>
                  <w:lang w:val="en-US"/>
                </w:rPr>
                <w:t xml:space="preserve"> </w:t>
              </w:r>
            </w:ins>
            <w:r w:rsidR="003F085F">
              <w:rPr>
                <w:sz w:val="20"/>
                <w:szCs w:val="20"/>
                <w:lang w:val="en-US"/>
              </w:rPr>
              <w:t xml:space="preserve">Günümüzde bir yanılgı vardır, video oyunlar denildiğinde </w:t>
            </w:r>
            <w:del w:id="61" w:author="Evrim Guler" w:date="2021-04-19T02:35:00Z">
              <w:r w:rsidR="003F085F" w:rsidDel="00DD4CD9">
                <w:rPr>
                  <w:sz w:val="20"/>
                  <w:szCs w:val="20"/>
                  <w:lang w:val="en-US"/>
                </w:rPr>
                <w:delText xml:space="preserve">akıla </w:delText>
              </w:r>
            </w:del>
            <w:ins w:id="62" w:author="Evrim Guler" w:date="2021-04-19T02:35:00Z">
              <w:r w:rsidR="00DD4CD9">
                <w:rPr>
                  <w:sz w:val="20"/>
                  <w:szCs w:val="20"/>
                  <w:lang w:val="en-US"/>
                </w:rPr>
                <w:t xml:space="preserve">akla </w:t>
              </w:r>
            </w:ins>
            <w:r w:rsidR="003F085F">
              <w:rPr>
                <w:sz w:val="20"/>
                <w:szCs w:val="20"/>
                <w:lang w:val="en-US"/>
              </w:rPr>
              <w:t xml:space="preserve">ilk olarak yeni nesiller, </w:t>
            </w:r>
            <w:del w:id="63" w:author="Evrim Guler" w:date="2021-04-19T02:36:00Z">
              <w:r w:rsidR="003F085F" w:rsidDel="00DD4CD9">
                <w:rPr>
                  <w:sz w:val="20"/>
                  <w:szCs w:val="20"/>
                  <w:lang w:val="en-US"/>
                </w:rPr>
                <w:delText xml:space="preserve">yeni </w:delText>
              </w:r>
            </w:del>
            <w:r w:rsidR="003F085F">
              <w:rPr>
                <w:sz w:val="20"/>
                <w:szCs w:val="20"/>
                <w:lang w:val="en-US"/>
              </w:rPr>
              <w:t>gençler, yaş ortalaması düşük olan insanlara hitap eden bir kategori olarak görülmektedir.</w:t>
            </w:r>
            <w:ins w:id="64" w:author="Mehmet Oğuz Ekşi" w:date="2021-04-20T13:21:00Z">
              <w:r w:rsidR="00D60782">
                <w:rPr>
                  <w:sz w:val="20"/>
                  <w:szCs w:val="20"/>
                  <w:lang w:val="en-US"/>
                </w:rPr>
                <w:t xml:space="preserve"> </w:t>
              </w:r>
            </w:ins>
            <w:r w:rsidR="003F085F">
              <w:rPr>
                <w:sz w:val="20"/>
                <w:szCs w:val="20"/>
                <w:lang w:val="en-US"/>
              </w:rPr>
              <w:t>Fakat zam</w:t>
            </w:r>
            <w:r w:rsidR="00456CE1">
              <w:rPr>
                <w:sz w:val="20"/>
                <w:szCs w:val="20"/>
                <w:lang w:val="en-US"/>
              </w:rPr>
              <w:t xml:space="preserve">an </w:t>
            </w:r>
            <w:del w:id="65" w:author="Evrim Guler" w:date="2021-04-19T02:36:00Z">
              <w:r w:rsidR="00456CE1" w:rsidDel="00DD4CD9">
                <w:rPr>
                  <w:sz w:val="20"/>
                  <w:szCs w:val="20"/>
                  <w:lang w:val="en-US"/>
                </w:rPr>
                <w:delText>ilerdekiçe</w:delText>
              </w:r>
            </w:del>
            <w:ins w:id="66" w:author="Evrim Guler" w:date="2021-04-19T02:36:00Z">
              <w:r w:rsidR="00DD4CD9">
                <w:rPr>
                  <w:sz w:val="20"/>
                  <w:szCs w:val="20"/>
                  <w:lang w:val="en-US"/>
                </w:rPr>
                <w:t>ilerledik</w:t>
              </w:r>
              <w:r w:rsidR="00DD4CD9">
                <w:rPr>
                  <w:sz w:val="20"/>
                  <w:szCs w:val="20"/>
                </w:rPr>
                <w:t>çe</w:t>
              </w:r>
            </w:ins>
            <w:r w:rsidR="00456CE1">
              <w:rPr>
                <w:sz w:val="20"/>
                <w:szCs w:val="20"/>
                <w:lang w:val="en-US"/>
              </w:rPr>
              <w:t>, oyunlar geliştikçe, oyun kategorileri arttıkça her nesilden insanların ilgilendiği görülmektedir</w:t>
            </w:r>
            <w:ins w:id="67" w:author="Mehmet Oğuz Ekşi" w:date="2021-04-20T14:05:00Z">
              <w:r w:rsidR="00DB3BC0">
                <w:rPr>
                  <w:sz w:val="20"/>
                  <w:szCs w:val="20"/>
                  <w:lang w:val="en-US"/>
                </w:rPr>
                <w:t xml:space="preserve"> (Görsel 1.3)</w:t>
              </w:r>
            </w:ins>
            <w:r w:rsidR="00456CE1">
              <w:rPr>
                <w:sz w:val="20"/>
                <w:szCs w:val="20"/>
                <w:lang w:val="en-US"/>
              </w:rPr>
              <w:t>.</w:t>
            </w:r>
            <w:ins w:id="68" w:author="Mehmet Oğuz Ekşi" w:date="2021-04-20T13:21:00Z">
              <w:r w:rsidR="00D60782">
                <w:rPr>
                  <w:sz w:val="20"/>
                  <w:szCs w:val="20"/>
                  <w:lang w:val="en-US"/>
                </w:rPr>
                <w:t xml:space="preserve"> </w:t>
              </w:r>
            </w:ins>
            <w:r w:rsidR="00456CE1">
              <w:rPr>
                <w:sz w:val="20"/>
                <w:szCs w:val="20"/>
                <w:lang w:val="en-US"/>
              </w:rPr>
              <w:t>Diğer bir yanılgı ise video oyunların sadece eğlence amaçlı olduğu görülmektedir.</w:t>
            </w:r>
            <w:ins w:id="69" w:author="Mehmet Oğuz Ekşi" w:date="2021-04-20T13:21:00Z">
              <w:r w:rsidR="00D60782">
                <w:rPr>
                  <w:sz w:val="20"/>
                  <w:szCs w:val="20"/>
                  <w:lang w:val="en-US"/>
                </w:rPr>
                <w:t xml:space="preserve"> </w:t>
              </w:r>
            </w:ins>
            <w:del w:id="70" w:author="Mehmet Oğuz Ekşi" w:date="2021-04-20T13:21:00Z">
              <w:r w:rsidR="00456CE1" w:rsidDel="00D60782">
                <w:rPr>
                  <w:sz w:val="20"/>
                  <w:szCs w:val="20"/>
                  <w:lang w:val="en-US"/>
                </w:rPr>
                <w:delText>Evet n</w:delText>
              </w:r>
            </w:del>
            <w:ins w:id="71" w:author="Mehmet Oğuz Ekşi" w:date="2021-04-20T13:21:00Z">
              <w:r w:rsidR="00D60782">
                <w:rPr>
                  <w:sz w:val="20"/>
                  <w:szCs w:val="20"/>
                  <w:lang w:val="en-US"/>
                </w:rPr>
                <w:t>N</w:t>
              </w:r>
            </w:ins>
            <w:r w:rsidR="00456CE1">
              <w:rPr>
                <w:sz w:val="20"/>
                <w:szCs w:val="20"/>
                <w:lang w:val="en-US"/>
              </w:rPr>
              <w:t>e kadar oyun sektöründe en göze çarpan, en kapsamlı projeler eğlence üzerine dayalı olsalarda, bu amaçlar dışında olan bir çok başarılı projeler vardır</w:t>
            </w:r>
            <w:ins w:id="72" w:author="Mehmet Oğuz Ekşi" w:date="2021-04-20T14:13:00Z">
              <w:r w:rsidR="00C471B7">
                <w:rPr>
                  <w:sz w:val="20"/>
                  <w:szCs w:val="20"/>
                  <w:lang w:val="en-US"/>
                </w:rPr>
                <w:t>.</w:t>
              </w:r>
            </w:ins>
            <w:del w:id="73" w:author="Mehmet Oğuz Ekşi" w:date="2021-04-20T14:07:00Z">
              <w:r w:rsidR="00456CE1" w:rsidRPr="00DB3BC0" w:rsidDel="00DB3BC0">
                <w:rPr>
                  <w:sz w:val="20"/>
                  <w:szCs w:val="20"/>
                  <w:lang w:val="en-US"/>
                  <w:rPrChange w:id="74" w:author="Mehmet Oğuz Ekşi" w:date="2021-04-20T14:07:00Z">
                    <w:rPr>
                      <w:color w:val="FF0000"/>
                      <w:sz w:val="20"/>
                      <w:szCs w:val="20"/>
                      <w:lang w:val="en-US"/>
                    </w:rPr>
                  </w:rPrChange>
                </w:rPr>
                <w:delText>.(Foto?)</w:delText>
              </w:r>
            </w:del>
            <w:ins w:id="75" w:author="Mehmet Oğuz Ekşi" w:date="2021-04-20T14:08:00Z">
              <w:r w:rsidR="00DB3BC0">
                <w:rPr>
                  <w:sz w:val="20"/>
                  <w:szCs w:val="20"/>
                  <w:lang w:val="en-US"/>
                </w:rPr>
                <w:t>(</w:t>
              </w:r>
            </w:ins>
            <w:ins w:id="76" w:author="Mehmet Oğuz Ekşi" w:date="2021-04-20T14:09:00Z">
              <w:r w:rsidR="00DB3BC0">
                <w:rPr>
                  <w:sz w:val="20"/>
                  <w:szCs w:val="20"/>
                  <w:lang w:val="en-US"/>
                </w:rPr>
                <w:t>Örnek</w:t>
              </w:r>
            </w:ins>
            <w:ins w:id="77" w:author="Mehmet Oğuz Ekşi" w:date="2021-04-20T14:08:00Z">
              <w:r w:rsidR="00DB3BC0">
                <w:rPr>
                  <w:sz w:val="20"/>
                  <w:szCs w:val="20"/>
                  <w:lang w:val="en-US"/>
                </w:rPr>
                <w:t>:</w:t>
              </w:r>
            </w:ins>
            <w:ins w:id="78" w:author="Mehmet Oğuz Ekşi" w:date="2021-04-20T14:09:00Z">
              <w:r w:rsidR="00DB3BC0">
                <w:rPr>
                  <w:sz w:val="20"/>
                  <w:szCs w:val="20"/>
                  <w:lang w:val="en-US"/>
                </w:rPr>
                <w:t xml:space="preserve"> </w:t>
              </w:r>
            </w:ins>
            <w:customXmlInsRangeStart w:id="79" w:author="Mehmet Oğuz Ekşi" w:date="2021-04-20T14:11:00Z"/>
            <w:sdt>
              <w:sdtPr>
                <w:rPr>
                  <w:sz w:val="20"/>
                  <w:szCs w:val="20"/>
                  <w:lang w:val="en-US"/>
                </w:rPr>
                <w:id w:val="354538822"/>
                <w:citation/>
              </w:sdtPr>
              <w:sdtEndPr/>
              <w:sdtContent>
                <w:customXmlInsRangeEnd w:id="79"/>
                <w:ins w:id="80" w:author="Mehmet Oğuz Ekşi" w:date="2021-04-20T14:11:00Z">
                  <w:r w:rsidR="002F47CD">
                    <w:rPr>
                      <w:sz w:val="20"/>
                      <w:szCs w:val="20"/>
                      <w:lang w:val="en-US"/>
                    </w:rPr>
                    <w:fldChar w:fldCharType="begin"/>
                  </w:r>
                </w:ins>
                <w:ins w:id="81" w:author="Mehmet Oğuz Ekşi" w:date="2021-04-20T14:12:00Z">
                  <w:r w:rsidR="00C471B7">
                    <w:rPr>
                      <w:sz w:val="20"/>
                      <w:szCs w:val="20"/>
                    </w:rPr>
                    <w:instrText xml:space="preserve">CITATION Fun21 \l 1055 </w:instrText>
                  </w:r>
                </w:ins>
                <w:r w:rsidR="002F47CD">
                  <w:rPr>
                    <w:sz w:val="20"/>
                    <w:szCs w:val="20"/>
                    <w:lang w:val="en-US"/>
                  </w:rPr>
                  <w:fldChar w:fldCharType="separate"/>
                </w:r>
                <w:r w:rsidR="003825BC" w:rsidRPr="003825BC">
                  <w:rPr>
                    <w:noProof/>
                    <w:sz w:val="20"/>
                    <w:szCs w:val="20"/>
                  </w:rPr>
                  <w:t>(Funbrain.com, 2021)</w:t>
                </w:r>
                <w:ins w:id="82" w:author="Mehmet Oğuz Ekşi" w:date="2021-04-20T14:11:00Z">
                  <w:r w:rsidR="002F47CD">
                    <w:rPr>
                      <w:sz w:val="20"/>
                      <w:szCs w:val="20"/>
                      <w:lang w:val="en-US"/>
                    </w:rPr>
                    <w:fldChar w:fldCharType="end"/>
                  </w:r>
                </w:ins>
                <w:customXmlInsRangeStart w:id="83" w:author="Mehmet Oğuz Ekşi" w:date="2021-04-20T14:11:00Z"/>
              </w:sdtContent>
            </w:sdt>
            <w:customXmlInsRangeEnd w:id="83"/>
            <w:ins w:id="84" w:author="Mehmet Oğuz Ekşi" w:date="2021-04-20T14:12:00Z">
              <w:r w:rsidR="00C471B7">
                <w:rPr>
                  <w:sz w:val="20"/>
                  <w:szCs w:val="20"/>
                  <w:lang w:val="en-US"/>
                </w:rPr>
                <w:t xml:space="preserve">, </w:t>
              </w:r>
            </w:ins>
            <w:customXmlInsRangeStart w:id="85" w:author="Mehmet Oğuz Ekşi" w:date="2021-04-20T14:12:00Z"/>
            <w:sdt>
              <w:sdtPr>
                <w:rPr>
                  <w:sz w:val="20"/>
                  <w:szCs w:val="20"/>
                  <w:lang w:val="en-US"/>
                </w:rPr>
                <w:id w:val="-1838603683"/>
                <w:citation/>
              </w:sdtPr>
              <w:sdtEndPr/>
              <w:sdtContent>
                <w:customXmlInsRangeEnd w:id="85"/>
                <w:ins w:id="86" w:author="Mehmet Oğuz Ekşi" w:date="2021-04-20T14:12:00Z">
                  <w:r w:rsidR="00C471B7">
                    <w:rPr>
                      <w:sz w:val="20"/>
                      <w:szCs w:val="20"/>
                      <w:lang w:val="en-US"/>
                    </w:rPr>
                    <w:fldChar w:fldCharType="begin"/>
                  </w:r>
                </w:ins>
                <w:ins w:id="87" w:author="Mehmet Oğuz Ekşi" w:date="2021-04-20T14:13:00Z">
                  <w:r w:rsidR="00C471B7">
                    <w:rPr>
                      <w:sz w:val="20"/>
                      <w:szCs w:val="20"/>
                    </w:rPr>
                    <w:instrText xml:space="preserve">CITATION Edu \l 1055 </w:instrText>
                  </w:r>
                </w:ins>
                <w:r w:rsidR="00C471B7">
                  <w:rPr>
                    <w:sz w:val="20"/>
                    <w:szCs w:val="20"/>
                    <w:lang w:val="en-US"/>
                  </w:rPr>
                  <w:fldChar w:fldCharType="separate"/>
                </w:r>
                <w:r w:rsidR="003825BC" w:rsidRPr="003825BC">
                  <w:rPr>
                    <w:noProof/>
                    <w:sz w:val="20"/>
                    <w:szCs w:val="20"/>
                  </w:rPr>
                  <w:t>(Education.com/games/, 2021)</w:t>
                </w:r>
                <w:ins w:id="88" w:author="Mehmet Oğuz Ekşi" w:date="2021-04-20T14:12:00Z">
                  <w:r w:rsidR="00C471B7">
                    <w:rPr>
                      <w:sz w:val="20"/>
                      <w:szCs w:val="20"/>
                      <w:lang w:val="en-US"/>
                    </w:rPr>
                    <w:fldChar w:fldCharType="end"/>
                  </w:r>
                </w:ins>
                <w:customXmlInsRangeStart w:id="89" w:author="Mehmet Oğuz Ekşi" w:date="2021-04-20T14:12:00Z"/>
              </w:sdtContent>
            </w:sdt>
            <w:customXmlInsRangeEnd w:id="89"/>
            <w:ins w:id="90" w:author="Mehmet Oğuz Ekşi" w:date="2021-04-20T14:13:00Z">
              <w:r w:rsidR="00C471B7">
                <w:rPr>
                  <w:sz w:val="20"/>
                  <w:szCs w:val="20"/>
                  <w:lang w:val="en-US"/>
                </w:rPr>
                <w:t xml:space="preserve">, </w:t>
              </w:r>
            </w:ins>
            <w:customXmlInsRangeStart w:id="91" w:author="Mehmet Oğuz Ekşi" w:date="2021-04-20T14:13:00Z"/>
            <w:sdt>
              <w:sdtPr>
                <w:rPr>
                  <w:sz w:val="20"/>
                  <w:szCs w:val="20"/>
                  <w:lang w:val="en-US"/>
                </w:rPr>
                <w:id w:val="-1459024323"/>
                <w:citation/>
              </w:sdtPr>
              <w:sdtEndPr/>
              <w:sdtContent>
                <w:customXmlInsRangeEnd w:id="91"/>
                <w:ins w:id="92" w:author="Mehmet Oğuz Ekşi" w:date="2021-04-20T14:13:00Z">
                  <w:r w:rsidR="00C471B7">
                    <w:rPr>
                      <w:sz w:val="20"/>
                      <w:szCs w:val="20"/>
                      <w:lang w:val="en-US"/>
                    </w:rPr>
                    <w:fldChar w:fldCharType="begin"/>
                  </w:r>
                </w:ins>
                <w:ins w:id="93" w:author="Mehmet Oğuz Ekşi" w:date="2021-04-20T14:14:00Z">
                  <w:r w:rsidR="00C471B7">
                    <w:rPr>
                      <w:sz w:val="20"/>
                      <w:szCs w:val="20"/>
                    </w:rPr>
                    <w:instrText xml:space="preserve">CITATION Scr \l 1055 </w:instrText>
                  </w:r>
                </w:ins>
                <w:r w:rsidR="00C471B7">
                  <w:rPr>
                    <w:sz w:val="20"/>
                    <w:szCs w:val="20"/>
                    <w:lang w:val="en-US"/>
                  </w:rPr>
                  <w:fldChar w:fldCharType="separate"/>
                </w:r>
                <w:r w:rsidR="003825BC" w:rsidRPr="003825BC">
                  <w:rPr>
                    <w:noProof/>
                    <w:sz w:val="20"/>
                    <w:szCs w:val="20"/>
                  </w:rPr>
                  <w:t>(Scratch.mit.edu, 2021)</w:t>
                </w:r>
                <w:ins w:id="94" w:author="Mehmet Oğuz Ekşi" w:date="2021-04-20T14:13:00Z">
                  <w:r w:rsidR="00C471B7">
                    <w:rPr>
                      <w:sz w:val="20"/>
                      <w:szCs w:val="20"/>
                      <w:lang w:val="en-US"/>
                    </w:rPr>
                    <w:fldChar w:fldCharType="end"/>
                  </w:r>
                </w:ins>
                <w:customXmlInsRangeStart w:id="95" w:author="Mehmet Oğuz Ekşi" w:date="2021-04-20T14:13:00Z"/>
              </w:sdtContent>
            </w:sdt>
            <w:customXmlInsRangeEnd w:id="95"/>
            <w:ins w:id="96" w:author="Mehmet Oğuz Ekşi" w:date="2021-04-20T14:09:00Z">
              <w:r w:rsidR="00DB3BC0">
                <w:rPr>
                  <w:sz w:val="20"/>
                  <w:szCs w:val="20"/>
                  <w:lang w:val="en-US"/>
                </w:rPr>
                <w:t>)</w:t>
              </w:r>
            </w:ins>
            <w:ins w:id="97" w:author="Mehmet Oğuz Ekşi" w:date="2021-04-20T14:13:00Z">
              <w:r w:rsidR="00C471B7">
                <w:rPr>
                  <w:sz w:val="20"/>
                  <w:szCs w:val="20"/>
                  <w:lang w:val="en-US"/>
                </w:rPr>
                <w:t xml:space="preserve">. </w:t>
              </w:r>
            </w:ins>
            <w:r w:rsidR="00456CE1">
              <w:rPr>
                <w:sz w:val="20"/>
                <w:szCs w:val="20"/>
                <w:lang w:val="en-US"/>
              </w:rPr>
              <w:t>Bu projelerin içerisinde kişiye bilgiler vermek isteyen projelerde mevcuttur.</w:t>
            </w:r>
            <w:ins w:id="98" w:author="Mehmet Oğuz Ekşi" w:date="2021-04-20T13:22:00Z">
              <w:r w:rsidR="00D60782">
                <w:rPr>
                  <w:sz w:val="20"/>
                  <w:szCs w:val="20"/>
                  <w:lang w:val="en-US"/>
                </w:rPr>
                <w:t xml:space="preserve"> </w:t>
              </w:r>
            </w:ins>
            <w:r w:rsidR="00456CE1">
              <w:rPr>
                <w:sz w:val="20"/>
                <w:szCs w:val="20"/>
                <w:lang w:val="en-US"/>
              </w:rPr>
              <w:t xml:space="preserve">Hatta bir çok kitaplardan uyarlanma veya </w:t>
            </w:r>
            <w:del w:id="99" w:author="Evrim Guler" w:date="2021-04-19T02:39:00Z">
              <w:r w:rsidR="00456CE1" w:rsidDel="00AF1C60">
                <w:rPr>
                  <w:sz w:val="20"/>
                  <w:szCs w:val="20"/>
                  <w:lang w:val="en-US"/>
                </w:rPr>
                <w:delText>tarih’in üzerine kurulu</w:delText>
              </w:r>
            </w:del>
            <w:ins w:id="100" w:author="Evrim Guler" w:date="2021-04-19T02:39:00Z">
              <w:r w:rsidR="00AF1C60">
                <w:rPr>
                  <w:sz w:val="20"/>
                  <w:szCs w:val="20"/>
                  <w:lang w:val="en-US"/>
                </w:rPr>
                <w:t>tarihsel altyap</w:t>
              </w:r>
              <w:r w:rsidR="00AF1C60">
                <w:rPr>
                  <w:sz w:val="20"/>
                  <w:szCs w:val="20"/>
                </w:rPr>
                <w:t>ıya sahip</w:t>
              </w:r>
            </w:ins>
            <w:r w:rsidR="00456CE1">
              <w:rPr>
                <w:sz w:val="20"/>
                <w:szCs w:val="20"/>
                <w:lang w:val="en-US"/>
              </w:rPr>
              <w:t xml:space="preserve"> olan oyunlar mevcuttur.</w:t>
            </w:r>
            <w:ins w:id="101" w:author="Mehmet Oğuz Ekşi" w:date="2021-04-20T13:22:00Z">
              <w:r w:rsidR="00D60782">
                <w:rPr>
                  <w:sz w:val="20"/>
                  <w:szCs w:val="20"/>
                  <w:lang w:val="en-US"/>
                </w:rPr>
                <w:t xml:space="preserve"> </w:t>
              </w:r>
            </w:ins>
            <w:del w:id="102" w:author="Evrim Guler" w:date="2021-04-19T02:39:00Z">
              <w:r w:rsidR="00456CE1" w:rsidDel="00AF1C60">
                <w:rPr>
                  <w:sz w:val="20"/>
                  <w:szCs w:val="20"/>
                  <w:lang w:val="en-US"/>
                </w:rPr>
                <w:delText xml:space="preserve">Ayrıyetten </w:delText>
              </w:r>
            </w:del>
            <w:ins w:id="103" w:author="Evrim Guler" w:date="2021-04-19T02:39:00Z">
              <w:r w:rsidR="00AF1C60">
                <w:rPr>
                  <w:sz w:val="20"/>
                  <w:szCs w:val="20"/>
                  <w:lang w:val="en-US"/>
                </w:rPr>
                <w:t xml:space="preserve">Ayrıca </w:t>
              </w:r>
            </w:ins>
            <w:r w:rsidR="00456CE1">
              <w:rPr>
                <w:sz w:val="20"/>
                <w:szCs w:val="20"/>
                <w:lang w:val="en-US"/>
              </w:rPr>
              <w:t>bir sistemin çalışma mantığını anlatarak kişiye o sistemi öğretmeyi amaçlayan projelerde mevcuttu</w:t>
            </w:r>
            <w:r w:rsidR="005E7C8D">
              <w:rPr>
                <w:sz w:val="20"/>
                <w:szCs w:val="20"/>
                <w:lang w:val="en-US"/>
              </w:rPr>
              <w:t>r.</w:t>
            </w:r>
          </w:p>
          <w:p w14:paraId="235ED719" w14:textId="0E172CC9" w:rsidR="005E7C8D" w:rsidDel="00D60782" w:rsidRDefault="005E7C8D" w:rsidP="005E7C8D">
            <w:pPr>
              <w:pStyle w:val="WW-NormalWeb1"/>
              <w:widowControl w:val="0"/>
              <w:spacing w:before="0" w:after="0"/>
              <w:jc w:val="center"/>
              <w:rPr>
                <w:del w:id="104" w:author="Mehmet Oğuz Ekşi" w:date="2021-04-20T13:22:00Z"/>
                <w:color w:val="000000"/>
                <w:sz w:val="20"/>
                <w:szCs w:val="20"/>
              </w:rPr>
            </w:pPr>
            <w:del w:id="105" w:author="Mehmet Oğuz Ekşi" w:date="2021-04-20T13:22:00Z">
              <w:r w:rsidDel="00D60782">
                <w:rPr>
                  <w:color w:val="000000"/>
                  <w:sz w:val="20"/>
                  <w:szCs w:val="20"/>
                </w:rPr>
                <w:delText>(</w:delText>
              </w:r>
              <w:r w:rsidR="00005568" w:rsidDel="00D60782">
                <w:rPr>
                  <w:color w:val="000000"/>
                  <w:sz w:val="20"/>
                  <w:szCs w:val="20"/>
                </w:rPr>
                <w:delText>Dünya geneli y</w:delText>
              </w:r>
              <w:r w:rsidDel="00D60782">
                <w:rPr>
                  <w:color w:val="000000"/>
                  <w:sz w:val="20"/>
                  <w:szCs w:val="20"/>
                </w:rPr>
                <w:delText xml:space="preserve">ıllara göre video oyunu oynayan kişilerin </w:delText>
              </w:r>
              <w:r w:rsidR="00005568" w:rsidDel="00D60782">
                <w:rPr>
                  <w:color w:val="000000"/>
                  <w:sz w:val="20"/>
                  <w:szCs w:val="20"/>
                </w:rPr>
                <w:delText>sayısı)</w:delText>
              </w:r>
            </w:del>
          </w:p>
          <w:p w14:paraId="2C4A9CC2" w14:textId="2A1DC9C7" w:rsidR="005E7C8D" w:rsidRDefault="00531529" w:rsidP="00531529">
            <w:pPr>
              <w:pStyle w:val="WW-NormalWeb1"/>
              <w:widowControl w:val="0"/>
              <w:spacing w:before="0" w:after="0"/>
              <w:jc w:val="center"/>
              <w:rPr>
                <w:ins w:id="106" w:author="Mehmet Oğuz Ekşi" w:date="2021-04-20T13:22:00Z"/>
                <w:color w:val="000000"/>
                <w:sz w:val="20"/>
                <w:szCs w:val="20"/>
              </w:rPr>
            </w:pPr>
            <w:r>
              <w:rPr>
                <w:noProof/>
              </w:rPr>
              <w:drawing>
                <wp:inline distT="0" distB="0" distL="0" distR="0" wp14:anchorId="0A499AB6" wp14:editId="7ADB16F4">
                  <wp:extent cx="5474123" cy="32412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4123" cy="3241257"/>
                          </a:xfrm>
                          <a:prstGeom prst="rect">
                            <a:avLst/>
                          </a:prstGeom>
                        </pic:spPr>
                      </pic:pic>
                    </a:graphicData>
                  </a:graphic>
                </wp:inline>
              </w:drawing>
            </w:r>
          </w:p>
          <w:p w14:paraId="53D297F5" w14:textId="5689FD22" w:rsidR="00D60782" w:rsidRDefault="00D60782">
            <w:pPr>
              <w:pStyle w:val="WW-NormalWeb1"/>
              <w:widowControl w:val="0"/>
              <w:spacing w:before="0" w:after="0"/>
              <w:jc w:val="center"/>
              <w:rPr>
                <w:color w:val="000000"/>
                <w:sz w:val="20"/>
                <w:szCs w:val="20"/>
              </w:rPr>
            </w:pPr>
            <w:ins w:id="107" w:author="Mehmet Oğuz Ekşi" w:date="2021-04-20T13:22:00Z">
              <w:r>
                <w:rPr>
                  <w:color w:val="000000"/>
                  <w:sz w:val="20"/>
                  <w:szCs w:val="20"/>
                </w:rPr>
                <w:t>(Dünya geneli yıllara göre video oyunu oynayan kişilerin sayısı)</w:t>
              </w:r>
            </w:ins>
          </w:p>
          <w:p w14:paraId="246597E0" w14:textId="42DD2955" w:rsidR="005E7C8D" w:rsidRDefault="005E7C8D" w:rsidP="005E7C8D">
            <w:pPr>
              <w:pStyle w:val="WW-NormalWeb1"/>
              <w:widowControl w:val="0"/>
              <w:spacing w:before="0" w:after="0"/>
              <w:jc w:val="center"/>
              <w:rPr>
                <w:ins w:id="108" w:author="Mehmet Oğuz Ekşi" w:date="2021-04-20T14:01:00Z"/>
                <w:sz w:val="20"/>
                <w:szCs w:val="20"/>
                <w:lang w:val="en-US"/>
              </w:rPr>
            </w:pPr>
            <w:r w:rsidRPr="005E7C8D">
              <w:rPr>
                <w:sz w:val="20"/>
                <w:szCs w:val="20"/>
                <w:lang w:val="en-US"/>
              </w:rPr>
              <w:t>(Görsel 1.2)</w:t>
            </w:r>
            <w:customXmlInsRangeStart w:id="109" w:author="Mehmet Oğuz Ekşi" w:date="2021-04-20T14:05:00Z"/>
            <w:sdt>
              <w:sdtPr>
                <w:rPr>
                  <w:sz w:val="20"/>
                  <w:szCs w:val="20"/>
                  <w:lang w:val="en-US"/>
                </w:rPr>
                <w:id w:val="-956794006"/>
                <w:citation/>
              </w:sdtPr>
              <w:sdtEndPr/>
              <w:sdtContent>
                <w:customXmlInsRangeEnd w:id="109"/>
                <w:ins w:id="110" w:author="Mehmet Oğuz Ekşi" w:date="2021-04-20T14:05:00Z">
                  <w:r w:rsidR="00DB3BC0">
                    <w:rPr>
                      <w:sz w:val="20"/>
                      <w:szCs w:val="20"/>
                      <w:lang w:val="en-US"/>
                    </w:rPr>
                    <w:fldChar w:fldCharType="begin"/>
                  </w:r>
                  <w:r w:rsidR="00DB3BC0">
                    <w:rPr>
                      <w:sz w:val="20"/>
                      <w:szCs w:val="20"/>
                    </w:rPr>
                    <w:instrText xml:space="preserve"> CITATION Num21 \l 1055 </w:instrText>
                  </w:r>
                </w:ins>
                <w:r w:rsidR="00DB3BC0">
                  <w:rPr>
                    <w:sz w:val="20"/>
                    <w:szCs w:val="20"/>
                    <w:lang w:val="en-US"/>
                  </w:rPr>
                  <w:fldChar w:fldCharType="separate"/>
                </w:r>
                <w:r w:rsidR="003825BC">
                  <w:rPr>
                    <w:noProof/>
                    <w:sz w:val="20"/>
                    <w:szCs w:val="20"/>
                  </w:rPr>
                  <w:t xml:space="preserve"> </w:t>
                </w:r>
                <w:r w:rsidR="003825BC" w:rsidRPr="003825BC">
                  <w:rPr>
                    <w:noProof/>
                    <w:sz w:val="20"/>
                    <w:szCs w:val="20"/>
                  </w:rPr>
                  <w:t>(NumberofGamersWorldwide, 2021)</w:t>
                </w:r>
                <w:ins w:id="111" w:author="Mehmet Oğuz Ekşi" w:date="2021-04-20T14:05:00Z">
                  <w:r w:rsidR="00DB3BC0">
                    <w:rPr>
                      <w:sz w:val="20"/>
                      <w:szCs w:val="20"/>
                      <w:lang w:val="en-US"/>
                    </w:rPr>
                    <w:fldChar w:fldCharType="end"/>
                  </w:r>
                </w:ins>
                <w:customXmlInsRangeStart w:id="112" w:author="Mehmet Oğuz Ekşi" w:date="2021-04-20T14:05:00Z"/>
              </w:sdtContent>
            </w:sdt>
            <w:customXmlInsRangeEnd w:id="112"/>
          </w:p>
          <w:p w14:paraId="5E1332BE" w14:textId="3E5EA27F" w:rsidR="00EB1B86" w:rsidRDefault="00EB1B86" w:rsidP="005E7C8D">
            <w:pPr>
              <w:pStyle w:val="WW-NormalWeb1"/>
              <w:widowControl w:val="0"/>
              <w:spacing w:before="0" w:after="0"/>
              <w:jc w:val="center"/>
              <w:rPr>
                <w:ins w:id="113" w:author="Mehmet Oğuz Ekşi" w:date="2021-04-20T14:01:00Z"/>
                <w:sz w:val="20"/>
                <w:szCs w:val="20"/>
                <w:lang w:val="en-US"/>
              </w:rPr>
            </w:pPr>
            <w:ins w:id="114" w:author="Mehmet Oğuz Ekşi" w:date="2021-04-20T14:01:00Z">
              <w:r>
                <w:rPr>
                  <w:noProof/>
                  <w:sz w:val="20"/>
                  <w:szCs w:val="20"/>
                  <w:lang w:val="en-US"/>
                </w:rPr>
                <w:drawing>
                  <wp:inline distT="0" distB="0" distL="0" distR="0" wp14:anchorId="1995DC1B" wp14:editId="6DC00000">
                    <wp:extent cx="5341354" cy="2986941"/>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41354" cy="2986941"/>
                            </a:xfrm>
                            <a:prstGeom prst="rect">
                              <a:avLst/>
                            </a:prstGeom>
                            <a:noFill/>
                            <a:ln>
                              <a:noFill/>
                            </a:ln>
                          </pic:spPr>
                        </pic:pic>
                      </a:graphicData>
                    </a:graphic>
                  </wp:inline>
                </w:drawing>
              </w:r>
            </w:ins>
          </w:p>
          <w:p w14:paraId="4F8CBF7F" w14:textId="743CB4E8" w:rsidR="00EB1B86" w:rsidRPr="00EB1B86" w:rsidRDefault="00EB1B86" w:rsidP="005E7C8D">
            <w:pPr>
              <w:pStyle w:val="WW-NormalWeb1"/>
              <w:widowControl w:val="0"/>
              <w:spacing w:before="0" w:after="0"/>
              <w:jc w:val="center"/>
              <w:rPr>
                <w:ins w:id="115" w:author="Mehmet Oğuz Ekşi" w:date="2021-04-20T14:01:00Z"/>
                <w:sz w:val="20"/>
                <w:szCs w:val="20"/>
                <w:rPrChange w:id="116" w:author="Mehmet Oğuz Ekşi" w:date="2021-04-20T14:02:00Z">
                  <w:rPr>
                    <w:ins w:id="117" w:author="Mehmet Oğuz Ekşi" w:date="2021-04-20T14:01:00Z"/>
                    <w:sz w:val="20"/>
                    <w:szCs w:val="20"/>
                    <w:lang w:val="en-US"/>
                  </w:rPr>
                </w:rPrChange>
              </w:rPr>
            </w:pPr>
            <w:ins w:id="118" w:author="Mehmet Oğuz Ekşi" w:date="2021-04-20T14:02:00Z">
              <w:r>
                <w:rPr>
                  <w:sz w:val="20"/>
                  <w:szCs w:val="20"/>
                </w:rPr>
                <w:t>(Dünya genelinde yaş aralığına göre haftalık video oyunu oynama süresi (saat))</w:t>
              </w:r>
            </w:ins>
          </w:p>
          <w:p w14:paraId="28B4E269" w14:textId="38884E85" w:rsidR="00EB1B86" w:rsidRDefault="00EB1B86" w:rsidP="00EB1B86">
            <w:pPr>
              <w:pStyle w:val="WW-NormalWeb1"/>
              <w:widowControl w:val="0"/>
              <w:spacing w:before="0" w:after="0"/>
              <w:jc w:val="center"/>
              <w:rPr>
                <w:ins w:id="119" w:author="Mehmet Oğuz Ekşi" w:date="2021-04-20T14:01:00Z"/>
                <w:sz w:val="20"/>
                <w:szCs w:val="20"/>
                <w:lang w:val="en-US"/>
              </w:rPr>
            </w:pPr>
            <w:ins w:id="120" w:author="Mehmet Oğuz Ekşi" w:date="2021-04-20T14:01:00Z">
              <w:r w:rsidRPr="005E7C8D">
                <w:rPr>
                  <w:sz w:val="20"/>
                  <w:szCs w:val="20"/>
                  <w:lang w:val="en-US"/>
                </w:rPr>
                <w:t>(Görsel 1.</w:t>
              </w:r>
            </w:ins>
            <w:ins w:id="121" w:author="Mehmet Oğuz Ekşi" w:date="2021-04-20T14:05:00Z">
              <w:r w:rsidR="00DB3BC0">
                <w:rPr>
                  <w:sz w:val="20"/>
                  <w:szCs w:val="20"/>
                  <w:lang w:val="en-US"/>
                </w:rPr>
                <w:t>3</w:t>
              </w:r>
            </w:ins>
            <w:ins w:id="122" w:author="Mehmet Oğuz Ekşi" w:date="2021-04-20T14:01:00Z">
              <w:r w:rsidRPr="005E7C8D">
                <w:rPr>
                  <w:sz w:val="20"/>
                  <w:szCs w:val="20"/>
                  <w:lang w:val="en-US"/>
                </w:rPr>
                <w:t>)</w:t>
              </w:r>
            </w:ins>
            <w:customXmlInsRangeStart w:id="123" w:author="Mehmet Oğuz Ekşi" w:date="2021-04-20T14:04:00Z"/>
            <w:sdt>
              <w:sdtPr>
                <w:rPr>
                  <w:sz w:val="20"/>
                  <w:szCs w:val="20"/>
                  <w:lang w:val="en-US"/>
                </w:rPr>
                <w:id w:val="-1247573928"/>
                <w:citation/>
              </w:sdtPr>
              <w:sdtEndPr/>
              <w:sdtContent>
                <w:customXmlInsRangeEnd w:id="123"/>
                <w:ins w:id="124" w:author="Mehmet Oğuz Ekşi" w:date="2021-04-20T14:04:00Z">
                  <w:r w:rsidR="006C6CFB">
                    <w:rPr>
                      <w:sz w:val="20"/>
                      <w:szCs w:val="20"/>
                      <w:lang w:val="en-US"/>
                    </w:rPr>
                    <w:fldChar w:fldCharType="begin"/>
                  </w:r>
                  <w:r w:rsidR="006C6CFB">
                    <w:rPr>
                      <w:sz w:val="20"/>
                      <w:szCs w:val="20"/>
                    </w:rPr>
                    <w:instrText xml:space="preserve"> CITATION Num21 \l 1055 </w:instrText>
                  </w:r>
                </w:ins>
                <w:r w:rsidR="006C6CFB">
                  <w:rPr>
                    <w:sz w:val="20"/>
                    <w:szCs w:val="20"/>
                    <w:lang w:val="en-US"/>
                  </w:rPr>
                  <w:fldChar w:fldCharType="separate"/>
                </w:r>
                <w:r w:rsidR="003825BC">
                  <w:rPr>
                    <w:noProof/>
                    <w:sz w:val="20"/>
                    <w:szCs w:val="20"/>
                  </w:rPr>
                  <w:t xml:space="preserve"> </w:t>
                </w:r>
                <w:r w:rsidR="003825BC" w:rsidRPr="003825BC">
                  <w:rPr>
                    <w:noProof/>
                    <w:sz w:val="20"/>
                    <w:szCs w:val="20"/>
                  </w:rPr>
                  <w:t>(NumberofGamersWorldwide, 2021)</w:t>
                </w:r>
                <w:ins w:id="125" w:author="Mehmet Oğuz Ekşi" w:date="2021-04-20T14:04:00Z">
                  <w:r w:rsidR="006C6CFB">
                    <w:rPr>
                      <w:sz w:val="20"/>
                      <w:szCs w:val="20"/>
                      <w:lang w:val="en-US"/>
                    </w:rPr>
                    <w:fldChar w:fldCharType="end"/>
                  </w:r>
                </w:ins>
                <w:customXmlInsRangeStart w:id="126" w:author="Mehmet Oğuz Ekşi" w:date="2021-04-20T14:04:00Z"/>
              </w:sdtContent>
            </w:sdt>
            <w:customXmlInsRangeEnd w:id="126"/>
          </w:p>
          <w:p w14:paraId="1844BFAC" w14:textId="77777777" w:rsidR="00EB1B86" w:rsidRPr="005E7C8D" w:rsidRDefault="00EB1B86" w:rsidP="005E7C8D">
            <w:pPr>
              <w:pStyle w:val="WW-NormalWeb1"/>
              <w:widowControl w:val="0"/>
              <w:spacing w:before="0" w:after="0"/>
              <w:jc w:val="center"/>
              <w:rPr>
                <w:sz w:val="20"/>
                <w:szCs w:val="20"/>
                <w:lang w:val="en-US"/>
              </w:rPr>
            </w:pPr>
          </w:p>
          <w:p w14:paraId="7687167F" w14:textId="73CD9B99" w:rsidR="000C0814" w:rsidRDefault="00841AD3" w:rsidP="000C0814">
            <w:pPr>
              <w:pStyle w:val="WW-NormalWeb1"/>
              <w:widowControl w:val="0"/>
              <w:numPr>
                <w:ilvl w:val="0"/>
                <w:numId w:val="15"/>
              </w:numPr>
              <w:spacing w:before="0" w:after="0"/>
              <w:jc w:val="both"/>
              <w:rPr>
                <w:ins w:id="127" w:author="Mehmet Oğuz Ekşi" w:date="2021-04-26T18:17:00Z"/>
                <w:sz w:val="20"/>
                <w:szCs w:val="20"/>
              </w:rPr>
            </w:pPr>
            <w:r>
              <w:rPr>
                <w:sz w:val="20"/>
                <w:szCs w:val="20"/>
              </w:rPr>
              <w:t>Video oyunlar nedir ?</w:t>
            </w:r>
          </w:p>
          <w:p w14:paraId="31D73E95" w14:textId="561D4D56" w:rsidR="009F6BA7" w:rsidRDefault="009F6BA7">
            <w:pPr>
              <w:pStyle w:val="WW-NormalWeb1"/>
              <w:widowControl w:val="0"/>
              <w:spacing w:before="0" w:after="0"/>
              <w:ind w:left="360"/>
              <w:jc w:val="both"/>
              <w:rPr>
                <w:sz w:val="20"/>
                <w:szCs w:val="20"/>
              </w:rPr>
              <w:pPrChange w:id="128" w:author="Mehmet Oğuz Ekşi" w:date="2021-04-26T18:17:00Z">
                <w:pPr>
                  <w:pStyle w:val="WW-NormalWeb1"/>
                  <w:widowControl w:val="0"/>
                  <w:numPr>
                    <w:numId w:val="15"/>
                  </w:numPr>
                  <w:spacing w:before="0" w:after="0"/>
                  <w:ind w:left="720" w:hanging="360"/>
                  <w:jc w:val="both"/>
                </w:pPr>
              </w:pPrChange>
            </w:pPr>
            <w:ins w:id="129" w:author="Mehmet Oğuz Ekşi" w:date="2021-04-26T18:17:00Z">
              <w:r>
                <w:rPr>
                  <w:sz w:val="20"/>
                  <w:szCs w:val="20"/>
                </w:rPr>
                <w:t xml:space="preserve">   Video oyunları bilgisayarların gelişmesiyle ilk olarak ortaya çıkan, tamamiyle dijital or</w:t>
              </w:r>
            </w:ins>
            <w:ins w:id="130" w:author="Mehmet Oğuz Ekşi" w:date="2021-04-26T18:18:00Z">
              <w:r>
                <w:rPr>
                  <w:sz w:val="20"/>
                  <w:szCs w:val="20"/>
                </w:rPr>
                <w:t>tamda bulunan, oyun türüdür.</w:t>
              </w:r>
            </w:ins>
          </w:p>
          <w:p w14:paraId="3A4CCE39" w14:textId="3D2CBC3A" w:rsidR="00841AD3" w:rsidRDefault="00841AD3" w:rsidP="00841AD3">
            <w:pPr>
              <w:pStyle w:val="WW-NormalWeb1"/>
              <w:widowControl w:val="0"/>
              <w:numPr>
                <w:ilvl w:val="0"/>
                <w:numId w:val="15"/>
              </w:numPr>
              <w:spacing w:before="0" w:after="0"/>
              <w:jc w:val="both"/>
              <w:rPr>
                <w:ins w:id="131" w:author="Mehmet Oğuz Ekşi" w:date="2021-04-26T18:19:00Z"/>
                <w:sz w:val="20"/>
                <w:szCs w:val="20"/>
              </w:rPr>
            </w:pPr>
            <w:r>
              <w:rPr>
                <w:sz w:val="20"/>
                <w:szCs w:val="20"/>
              </w:rPr>
              <w:t>Video oyunlar nasıl geliştirilir ?</w:t>
            </w:r>
          </w:p>
          <w:p w14:paraId="783DCAB1" w14:textId="00091A3B" w:rsidR="00502A65" w:rsidRDefault="00502A65">
            <w:pPr>
              <w:pStyle w:val="WW-NormalWeb1"/>
              <w:widowControl w:val="0"/>
              <w:spacing w:before="0" w:after="0"/>
              <w:ind w:left="360"/>
              <w:jc w:val="both"/>
              <w:rPr>
                <w:sz w:val="20"/>
                <w:szCs w:val="20"/>
              </w:rPr>
              <w:pPrChange w:id="132" w:author="Mehmet Oğuz Ekşi" w:date="2021-04-26T18:19:00Z">
                <w:pPr>
                  <w:pStyle w:val="WW-NormalWeb1"/>
                  <w:widowControl w:val="0"/>
                  <w:numPr>
                    <w:numId w:val="15"/>
                  </w:numPr>
                  <w:spacing w:before="0" w:after="0"/>
                  <w:ind w:left="720" w:hanging="360"/>
                  <w:jc w:val="both"/>
                </w:pPr>
              </w:pPrChange>
            </w:pPr>
            <w:ins w:id="133" w:author="Mehmet Oğuz Ekşi" w:date="2021-04-26T18:19:00Z">
              <w:r>
                <w:rPr>
                  <w:sz w:val="20"/>
                  <w:szCs w:val="20"/>
                </w:rPr>
                <w:t xml:space="preserve">   Video oyunlar denildiğinde dijital ortamda bulunan oyunlar da denilmiş olunur.</w:t>
              </w:r>
            </w:ins>
            <w:ins w:id="134" w:author="Mehmet Oğuz Ekşi" w:date="2021-04-26T18:20:00Z">
              <w:r>
                <w:rPr>
                  <w:sz w:val="20"/>
                  <w:szCs w:val="20"/>
                </w:rPr>
                <w:t xml:space="preserve"> Günümüzde dijital ortam çok büyümüştür ve yaygınlaşmıştır. Bunun nedeniyle video oyunlar bir çok farklı yolla geliştirildiği bugün görülmektedir. Kişi sayısı olarak en çok kitleye sahip olan oyunlara bakıl</w:t>
              </w:r>
            </w:ins>
            <w:ins w:id="135" w:author="Mehmet Oğuz Ekşi" w:date="2021-04-26T18:21:00Z">
              <w:r>
                <w:rPr>
                  <w:sz w:val="20"/>
                  <w:szCs w:val="20"/>
                </w:rPr>
                <w:t>ırsa, video oyunlar fizik motoru adı verilen yazılımlar ile geliştirdiği görülmetedir.</w:t>
              </w:r>
            </w:ins>
          </w:p>
          <w:p w14:paraId="5DFC12B4" w14:textId="40963D61" w:rsidR="00A75472" w:rsidRDefault="001F00D1" w:rsidP="00A75472">
            <w:pPr>
              <w:pStyle w:val="WW-NormalWeb1"/>
              <w:widowControl w:val="0"/>
              <w:numPr>
                <w:ilvl w:val="0"/>
                <w:numId w:val="15"/>
              </w:numPr>
              <w:spacing w:before="0" w:after="0"/>
              <w:jc w:val="both"/>
              <w:rPr>
                <w:ins w:id="136" w:author="Mehmet Oğuz Ekşi" w:date="2021-04-26T18:21:00Z"/>
                <w:sz w:val="20"/>
                <w:szCs w:val="20"/>
              </w:rPr>
            </w:pPr>
            <w:r>
              <w:rPr>
                <w:sz w:val="20"/>
                <w:szCs w:val="20"/>
              </w:rPr>
              <w:t xml:space="preserve">Video oyunları nasıl </w:t>
            </w:r>
            <w:del w:id="137" w:author="Mehmet Oğuz Ekşi" w:date="2021-04-26T18:23:00Z">
              <w:r w:rsidDel="00502A65">
                <w:rPr>
                  <w:sz w:val="20"/>
                  <w:szCs w:val="20"/>
                </w:rPr>
                <w:delText xml:space="preserve">çalışır </w:delText>
              </w:r>
            </w:del>
            <w:ins w:id="138" w:author="Mehmet Oğuz Ekşi" w:date="2021-04-26T18:23:00Z">
              <w:r w:rsidR="00502A65">
                <w:rPr>
                  <w:sz w:val="20"/>
                  <w:szCs w:val="20"/>
                </w:rPr>
                <w:t xml:space="preserve">kullanırız/çalıştırırız </w:t>
              </w:r>
            </w:ins>
            <w:r>
              <w:rPr>
                <w:sz w:val="20"/>
                <w:szCs w:val="20"/>
              </w:rPr>
              <w:t>?</w:t>
            </w:r>
          </w:p>
          <w:p w14:paraId="492F8FD2" w14:textId="63A50CB0" w:rsidR="00502A65" w:rsidRPr="00A75472" w:rsidRDefault="00502A65">
            <w:pPr>
              <w:pStyle w:val="WW-NormalWeb1"/>
              <w:widowControl w:val="0"/>
              <w:spacing w:before="0" w:after="0"/>
              <w:ind w:left="360"/>
              <w:jc w:val="both"/>
              <w:rPr>
                <w:sz w:val="20"/>
                <w:szCs w:val="20"/>
              </w:rPr>
              <w:pPrChange w:id="139" w:author="Mehmet Oğuz Ekşi" w:date="2021-04-26T18:21:00Z">
                <w:pPr>
                  <w:pStyle w:val="WW-NormalWeb1"/>
                  <w:widowControl w:val="0"/>
                  <w:numPr>
                    <w:numId w:val="15"/>
                  </w:numPr>
                  <w:spacing w:before="0" w:after="0"/>
                  <w:ind w:left="720" w:hanging="360"/>
                  <w:jc w:val="both"/>
                </w:pPr>
              </w:pPrChange>
            </w:pPr>
            <w:ins w:id="140" w:author="Mehmet Oğuz Ekşi" w:date="2021-04-26T18:21:00Z">
              <w:r>
                <w:rPr>
                  <w:sz w:val="20"/>
                  <w:szCs w:val="20"/>
                </w:rPr>
                <w:t xml:space="preserve">   Video oyunlar dijital ortamda bulunduğu söylemiştik. Fakat bugün dijital ortam</w:t>
              </w:r>
            </w:ins>
            <w:ins w:id="141" w:author="Mehmet Oğuz Ekşi" w:date="2021-04-26T18:22:00Z">
              <w:r>
                <w:rPr>
                  <w:sz w:val="20"/>
                  <w:szCs w:val="20"/>
                </w:rPr>
                <w:t xml:space="preserve">a giriş yapabilmek için bir çok farklı elektronik cihaz </w:t>
              </w:r>
            </w:ins>
            <w:ins w:id="142" w:author="Mehmet Oğuz Ekşi" w:date="2021-04-26T18:24:00Z">
              <w:r>
                <w:rPr>
                  <w:sz w:val="20"/>
                  <w:szCs w:val="20"/>
                </w:rPr>
                <w:t>mevcuttur</w:t>
              </w:r>
            </w:ins>
            <w:ins w:id="143" w:author="Mehmet Oğuz Ekşi" w:date="2021-04-26T18:22:00Z">
              <w:r>
                <w:rPr>
                  <w:sz w:val="20"/>
                  <w:szCs w:val="20"/>
                </w:rPr>
                <w:t>. Örneğin temel cihazlar: Akıllı telefonlar, akıllı tabletler, masaüst</w:t>
              </w:r>
            </w:ins>
            <w:ins w:id="144" w:author="Mehmet Oğuz Ekşi" w:date="2021-04-26T18:23:00Z">
              <w:r>
                <w:rPr>
                  <w:sz w:val="20"/>
                  <w:szCs w:val="20"/>
                </w:rPr>
                <w:t>ü/dizüstü bilgisayarlar. Günümüzde çoğunlukla oyunlar sadece belli cihazlarda çalışmaktaydılar. Fakat gelişen yazılımlar sayesinde bunund</w:t>
              </w:r>
            </w:ins>
            <w:ins w:id="145" w:author="Mehmet Oğuz Ekşi" w:date="2021-04-26T18:24:00Z">
              <w:r>
                <w:rPr>
                  <w:sz w:val="20"/>
                  <w:szCs w:val="20"/>
                </w:rPr>
                <w:t>a aşıldığını görüyoruz ve tek bir oyunun bir çok elektronik cihaz üzerinden kullanılabilecek.</w:t>
              </w:r>
            </w:ins>
          </w:p>
          <w:p w14:paraId="437EA794" w14:textId="77777777" w:rsidR="00A75472" w:rsidRDefault="00A75472" w:rsidP="000C0814">
            <w:pPr>
              <w:pStyle w:val="WW-NormalWeb1"/>
              <w:widowControl w:val="0"/>
              <w:spacing w:before="0" w:after="0"/>
              <w:jc w:val="both"/>
              <w:rPr>
                <w:color w:val="FF0000"/>
                <w:sz w:val="20"/>
                <w:szCs w:val="20"/>
                <w:lang w:val="en-US"/>
              </w:rPr>
            </w:pPr>
          </w:p>
          <w:p w14:paraId="56BD46DB" w14:textId="6CEFA8C9" w:rsidR="00C47028" w:rsidRPr="00C47028" w:rsidRDefault="00C47028" w:rsidP="000C0814">
            <w:pPr>
              <w:pStyle w:val="WW-NormalWeb1"/>
              <w:widowControl w:val="0"/>
              <w:spacing w:before="0" w:after="0"/>
              <w:jc w:val="both"/>
              <w:rPr>
                <w:color w:val="FF0000"/>
                <w:sz w:val="20"/>
                <w:szCs w:val="20"/>
                <w:lang w:val="en-US"/>
              </w:rPr>
            </w:pPr>
            <w:r w:rsidRPr="00C47028">
              <w:rPr>
                <w:color w:val="FF0000"/>
                <w:sz w:val="20"/>
                <w:szCs w:val="20"/>
                <w:lang w:val="en-US"/>
              </w:rPr>
              <w:t>//Fizik Motoru (Oyun Motoru) anlatimi</w:t>
            </w:r>
          </w:p>
          <w:p w14:paraId="45C2E6BE" w14:textId="639DEF43" w:rsidR="000C0814" w:rsidRDefault="000C0814" w:rsidP="000C0814">
            <w:pPr>
              <w:pStyle w:val="WW-NormalWeb1"/>
              <w:widowControl w:val="0"/>
              <w:spacing w:before="0" w:after="0"/>
              <w:jc w:val="both"/>
              <w:rPr>
                <w:sz w:val="20"/>
                <w:szCs w:val="20"/>
              </w:rPr>
            </w:pPr>
            <w:r>
              <w:rPr>
                <w:sz w:val="20"/>
                <w:szCs w:val="20"/>
              </w:rPr>
              <w:t xml:space="preserve">   </w:t>
            </w:r>
            <w:r w:rsidR="00D86EDA">
              <w:rPr>
                <w:sz w:val="20"/>
                <w:szCs w:val="20"/>
              </w:rPr>
              <w:t>V</w:t>
            </w:r>
            <w:r>
              <w:rPr>
                <w:sz w:val="20"/>
                <w:szCs w:val="20"/>
              </w:rPr>
              <w:t>ideo</w:t>
            </w:r>
            <w:r w:rsidR="00D86EDA">
              <w:rPr>
                <w:sz w:val="20"/>
                <w:szCs w:val="20"/>
              </w:rPr>
              <w:t xml:space="preserve"> o</w:t>
            </w:r>
            <w:r>
              <w:rPr>
                <w:sz w:val="20"/>
                <w:szCs w:val="20"/>
              </w:rPr>
              <w:t>yunların büyük çoğunluğu Fizik Motoru(Oyun motoru) adı verilen yazılımlar üzerine kuruludur</w:t>
            </w:r>
            <w:customXmlInsRangeStart w:id="146" w:author="Mehmet Oğuz Ekşi" w:date="2021-04-20T14:36:00Z"/>
            <w:sdt>
              <w:sdtPr>
                <w:rPr>
                  <w:sz w:val="20"/>
                  <w:szCs w:val="20"/>
                </w:rPr>
                <w:id w:val="1902939225"/>
                <w:citation/>
              </w:sdtPr>
              <w:sdtEndPr/>
              <w:sdtContent>
                <w:customXmlInsRangeEnd w:id="146"/>
                <w:ins w:id="147" w:author="Mehmet Oğuz Ekşi" w:date="2021-04-20T14:36:00Z">
                  <w:r w:rsidR="00D721A2">
                    <w:rPr>
                      <w:sz w:val="20"/>
                      <w:szCs w:val="20"/>
                    </w:rPr>
                    <w:fldChar w:fldCharType="begin"/>
                  </w:r>
                  <w:r w:rsidR="00D721A2">
                    <w:rPr>
                      <w:sz w:val="20"/>
                      <w:szCs w:val="20"/>
                    </w:rPr>
                    <w:instrText xml:space="preserve"> CITATION Vik07 \l 1055 </w:instrText>
                  </w:r>
                </w:ins>
                <w:r w:rsidR="00D721A2">
                  <w:rPr>
                    <w:sz w:val="20"/>
                    <w:szCs w:val="20"/>
                  </w:rPr>
                  <w:fldChar w:fldCharType="separate"/>
                </w:r>
                <w:r w:rsidR="003825BC">
                  <w:rPr>
                    <w:noProof/>
                    <w:sz w:val="20"/>
                    <w:szCs w:val="20"/>
                  </w:rPr>
                  <w:t xml:space="preserve"> </w:t>
                </w:r>
                <w:r w:rsidR="003825BC" w:rsidRPr="003825BC">
                  <w:rPr>
                    <w:noProof/>
                    <w:sz w:val="20"/>
                    <w:szCs w:val="20"/>
                  </w:rPr>
                  <w:t>(Vikipedi, 2007)</w:t>
                </w:r>
                <w:ins w:id="148" w:author="Mehmet Oğuz Ekşi" w:date="2021-04-20T14:36:00Z">
                  <w:r w:rsidR="00D721A2">
                    <w:rPr>
                      <w:sz w:val="20"/>
                      <w:szCs w:val="20"/>
                    </w:rPr>
                    <w:fldChar w:fldCharType="end"/>
                  </w:r>
                </w:ins>
                <w:customXmlInsRangeStart w:id="149" w:author="Mehmet Oğuz Ekşi" w:date="2021-04-20T14:36:00Z"/>
              </w:sdtContent>
            </w:sdt>
            <w:customXmlInsRangeEnd w:id="149"/>
            <w:r>
              <w:rPr>
                <w:sz w:val="20"/>
                <w:szCs w:val="20"/>
              </w:rPr>
              <w:t>.</w:t>
            </w:r>
            <w:ins w:id="150" w:author="Mehmet Oğuz Ekşi" w:date="2021-04-20T14:37:00Z">
              <w:r w:rsidR="00D721A2">
                <w:rPr>
                  <w:sz w:val="20"/>
                  <w:szCs w:val="20"/>
                </w:rPr>
                <w:t xml:space="preserve"> </w:t>
              </w:r>
            </w:ins>
            <w:r w:rsidR="002D5804">
              <w:rPr>
                <w:sz w:val="20"/>
                <w:szCs w:val="20"/>
              </w:rPr>
              <w:t>Fizik motorları uyarlanmaya bağlı masaüstü/dizüstü bilgisayarlarda,akıllı telefonlarda veya oyun konsollarında çalışabilmektedir.</w:t>
            </w:r>
            <w:ins w:id="151" w:author="Mehmet Oğuz Ekşi" w:date="2021-04-20T14:37:00Z">
              <w:r w:rsidR="00D721A2">
                <w:rPr>
                  <w:sz w:val="20"/>
                  <w:szCs w:val="20"/>
                </w:rPr>
                <w:t xml:space="preserve"> </w:t>
              </w:r>
            </w:ins>
            <w:r>
              <w:rPr>
                <w:sz w:val="20"/>
                <w:szCs w:val="20"/>
              </w:rPr>
              <w:t>Bu yazılımlar, matematik ve fizik üzerine kurulu yazılımlardır.</w:t>
            </w:r>
            <w:ins w:id="152" w:author="Mehmet Oğuz Ekşi" w:date="2021-04-20T14:38:00Z">
              <w:r w:rsidR="00D721A2">
                <w:rPr>
                  <w:sz w:val="20"/>
                  <w:szCs w:val="20"/>
                </w:rPr>
                <w:t xml:space="preserve"> </w:t>
              </w:r>
            </w:ins>
            <w:r>
              <w:rPr>
                <w:sz w:val="20"/>
                <w:szCs w:val="20"/>
              </w:rPr>
              <w:t xml:space="preserve">Bu fizik motorları 2 boyutlu </w:t>
            </w:r>
            <w:r w:rsidRPr="00A36CD7">
              <w:rPr>
                <w:b/>
                <w:bCs/>
                <w:sz w:val="20"/>
                <w:szCs w:val="20"/>
                <w:rPrChange w:id="153" w:author="Mehmet Oğuz Ekşi" w:date="2021-05-07T15:03:00Z">
                  <w:rPr>
                    <w:sz w:val="20"/>
                    <w:szCs w:val="20"/>
                  </w:rPr>
                </w:rPrChange>
              </w:rPr>
              <w:t>(2D)</w:t>
            </w:r>
            <w:r>
              <w:rPr>
                <w:sz w:val="20"/>
                <w:szCs w:val="20"/>
              </w:rPr>
              <w:t xml:space="preserve"> veya 3 boyutlu </w:t>
            </w:r>
            <w:r w:rsidRPr="00A36CD7">
              <w:rPr>
                <w:b/>
                <w:bCs/>
                <w:sz w:val="20"/>
                <w:szCs w:val="20"/>
                <w:rPrChange w:id="154" w:author="Mehmet Oğuz Ekşi" w:date="2021-05-07T15:03:00Z">
                  <w:rPr>
                    <w:sz w:val="20"/>
                    <w:szCs w:val="20"/>
                  </w:rPr>
                </w:rPrChange>
              </w:rPr>
              <w:t>(3D)</w:t>
            </w:r>
            <w:r>
              <w:rPr>
                <w:sz w:val="20"/>
                <w:szCs w:val="20"/>
              </w:rPr>
              <w:t xml:space="preserve"> boşluklar simüle edilebilmek için geliştirilmiştir.</w:t>
            </w:r>
            <w:ins w:id="155" w:author="Mehmet Oğuz Ekşi" w:date="2021-04-20T14:38:00Z">
              <w:r w:rsidR="00D721A2">
                <w:rPr>
                  <w:sz w:val="20"/>
                  <w:szCs w:val="20"/>
                </w:rPr>
                <w:t xml:space="preserve"> </w:t>
              </w:r>
            </w:ins>
            <w:r>
              <w:rPr>
                <w:sz w:val="20"/>
                <w:szCs w:val="20"/>
              </w:rPr>
              <w:t>Matematik içerisindeki geometrik işlemler ile bu boşluklara kullanıcının isteğine göre, objeler konulmaktadır.</w:t>
            </w:r>
            <w:ins w:id="156" w:author="Mehmet Oğuz Ekşi" w:date="2021-04-20T14:38:00Z">
              <w:r w:rsidR="00D721A2">
                <w:rPr>
                  <w:sz w:val="20"/>
                  <w:szCs w:val="20"/>
                </w:rPr>
                <w:t xml:space="preserve"> </w:t>
              </w:r>
            </w:ins>
            <w:r>
              <w:rPr>
                <w:sz w:val="20"/>
                <w:szCs w:val="20"/>
              </w:rPr>
              <w:t>Bu objeler’in hareketleri,</w:t>
            </w:r>
            <w:ins w:id="157" w:author="Mehmet Oğuz Ekşi" w:date="2021-04-20T14:38:00Z">
              <w:r w:rsidR="00D721A2">
                <w:rPr>
                  <w:sz w:val="20"/>
                  <w:szCs w:val="20"/>
                </w:rPr>
                <w:t xml:space="preserve"> </w:t>
              </w:r>
            </w:ins>
            <w:r>
              <w:rPr>
                <w:sz w:val="20"/>
                <w:szCs w:val="20"/>
              </w:rPr>
              <w:t xml:space="preserve">davranışları bu yazılım üzerinden arka planda gerçekleşecek matematiksel hesaplamalarla hesaplanacaktır/simüle </w:t>
            </w:r>
            <w:del w:id="158" w:author="Mehmet Oğuz Ekşi" w:date="2021-04-20T14:37:00Z">
              <w:r w:rsidDel="00D721A2">
                <w:rPr>
                  <w:sz w:val="20"/>
                  <w:szCs w:val="20"/>
                </w:rPr>
                <w:delText>edilmektedir</w:delText>
              </w:r>
            </w:del>
            <w:ins w:id="159" w:author="Mehmet Oğuz Ekşi" w:date="2021-04-20T14:37:00Z">
              <w:r w:rsidR="00D721A2">
                <w:rPr>
                  <w:sz w:val="20"/>
                  <w:szCs w:val="20"/>
                </w:rPr>
                <w:t>edilecektir</w:t>
              </w:r>
            </w:ins>
            <w:r>
              <w:rPr>
                <w:sz w:val="20"/>
                <w:szCs w:val="20"/>
              </w:rPr>
              <w:t>.</w:t>
            </w:r>
            <w:ins w:id="160" w:author="Mehmet Oğuz Ekşi" w:date="2021-04-20T14:38:00Z">
              <w:r w:rsidR="00D721A2">
                <w:rPr>
                  <w:sz w:val="20"/>
                  <w:szCs w:val="20"/>
                </w:rPr>
                <w:t xml:space="preserve"> </w:t>
              </w:r>
            </w:ins>
            <w:r w:rsidR="000C0E4F">
              <w:rPr>
                <w:sz w:val="20"/>
                <w:szCs w:val="20"/>
              </w:rPr>
              <w:t>Fizik motorlarının farklı bir avantajı ise zamanı farklı şekillerde simüle edebilmesidir.</w:t>
            </w:r>
            <w:ins w:id="161" w:author="Mehmet Oğuz Ekşi" w:date="2021-04-20T14:38:00Z">
              <w:r w:rsidR="00D721A2">
                <w:rPr>
                  <w:sz w:val="20"/>
                  <w:szCs w:val="20"/>
                </w:rPr>
                <w:t xml:space="preserve"> </w:t>
              </w:r>
            </w:ins>
            <w:r w:rsidR="000C0E4F">
              <w:rPr>
                <w:sz w:val="20"/>
                <w:szCs w:val="20"/>
              </w:rPr>
              <w:t>Normal insan yaşantısında akan zamanı bu motorlar gerçek zaman olarak adlandırmaktadır.</w:t>
            </w:r>
            <w:ins w:id="162" w:author="Mehmet Oğuz Ekşi" w:date="2021-04-20T14:38:00Z">
              <w:r w:rsidR="00D721A2">
                <w:rPr>
                  <w:sz w:val="20"/>
                  <w:szCs w:val="20"/>
                </w:rPr>
                <w:t xml:space="preserve"> </w:t>
              </w:r>
            </w:ins>
            <w:r w:rsidR="000C0E4F">
              <w:rPr>
                <w:sz w:val="20"/>
                <w:szCs w:val="20"/>
              </w:rPr>
              <w:t>Bu gerçek zaman dışında, zamanın yavaşlatılması veya zamanın hızlatılması bu motorlar içerisinde simüle edilebilmektedir</w:t>
            </w:r>
            <w:del w:id="163" w:author="Mehmet Oğuz Ekşi" w:date="2021-04-20T14:49:00Z">
              <w:r w:rsidR="000C0E4F" w:rsidDel="00A845EB">
                <w:rPr>
                  <w:sz w:val="20"/>
                  <w:szCs w:val="20"/>
                </w:rPr>
                <w:delText>.</w:delText>
              </w:r>
            </w:del>
            <w:ins w:id="164" w:author="Mehmet Oğuz Ekşi" w:date="2021-04-20T14:47:00Z">
              <w:r w:rsidR="00A76677">
                <w:rPr>
                  <w:sz w:val="20"/>
                  <w:szCs w:val="20"/>
                </w:rPr>
                <w:t>.</w:t>
              </w:r>
            </w:ins>
            <w:ins w:id="165" w:author="Mehmet Oğuz Ekşi" w:date="2021-04-20T14:49:00Z">
              <w:r w:rsidR="00A845EB">
                <w:rPr>
                  <w:sz w:val="20"/>
                  <w:szCs w:val="20"/>
                </w:rPr>
                <w:t xml:space="preserve"> Zamanın farklı bir şekilde simüle edilebilmesi sayesinde,</w:t>
              </w:r>
            </w:ins>
            <w:ins w:id="166" w:author="Mehmet Oğuz Ekşi" w:date="2021-04-20T14:50:00Z">
              <w:r w:rsidR="00A845EB">
                <w:rPr>
                  <w:sz w:val="20"/>
                  <w:szCs w:val="20"/>
                </w:rPr>
                <w:t xml:space="preserve"> zamana bağlı etkiler simüle edilerek gösterilebilecektir. Örneğin: Bir inşa yapısının 100-200 yıl</w:t>
              </w:r>
            </w:ins>
            <w:ins w:id="167" w:author="Mehmet Oğuz Ekşi" w:date="2021-04-20T14:51:00Z">
              <w:r w:rsidR="00A845EB">
                <w:rPr>
                  <w:sz w:val="20"/>
                  <w:szCs w:val="20"/>
                </w:rPr>
                <w:t xml:space="preserve"> içerisindeki değişimi, insan yaşamının kısa bir zamana simüle edilebilmesi, uzun süreli kimyasal bir reaksiyonun hızlandırılması ve benzeri</w:t>
              </w:r>
            </w:ins>
            <w:ins w:id="168" w:author="Mehmet Oğuz Ekşi" w:date="2021-04-20T14:52:00Z">
              <w:r w:rsidR="00A845EB">
                <w:rPr>
                  <w:sz w:val="20"/>
                  <w:szCs w:val="20"/>
                </w:rPr>
                <w:t xml:space="preserve"> uzun süreli etkiler. </w:t>
              </w:r>
            </w:ins>
            <w:r w:rsidR="000C0E4F">
              <w:rPr>
                <w:sz w:val="20"/>
                <w:szCs w:val="20"/>
              </w:rPr>
              <w:t>Fizik motorlarının temel amacı dünyamızı ve uzayı dijital ortamda, gerçek zamanlı simüle edebilmektir.</w:t>
            </w:r>
            <w:ins w:id="169" w:author="Mehmet Oğuz Ekşi" w:date="2021-04-20T14:38:00Z">
              <w:r w:rsidR="00D721A2">
                <w:rPr>
                  <w:sz w:val="20"/>
                  <w:szCs w:val="20"/>
                </w:rPr>
                <w:t xml:space="preserve"> </w:t>
              </w:r>
            </w:ins>
            <w:r w:rsidR="000C0E4F">
              <w:rPr>
                <w:sz w:val="20"/>
                <w:szCs w:val="20"/>
              </w:rPr>
              <w:t>Fakat günümüzdeki fizik motorları sadece belli bölümleri simüle edebilmektedir.</w:t>
            </w:r>
            <w:ins w:id="170" w:author="Mehmet Oğuz Ekşi" w:date="2021-04-20T14:43:00Z">
              <w:r w:rsidR="00A76677">
                <w:rPr>
                  <w:sz w:val="20"/>
                  <w:szCs w:val="20"/>
                </w:rPr>
                <w:t xml:space="preserve"> Bu bölümler fizik motorunun kullanım amacına göre değişmektedir.</w:t>
              </w:r>
            </w:ins>
            <w:ins w:id="171" w:author="Mehmet Oğuz Ekşi" w:date="2021-04-20T14:44:00Z">
              <w:r w:rsidR="00A76677">
                <w:rPr>
                  <w:sz w:val="20"/>
                  <w:szCs w:val="20"/>
                </w:rPr>
                <w:t>Daha sonra bunu detayına girilecektir.</w:t>
              </w:r>
            </w:ins>
          </w:p>
          <w:p w14:paraId="17C92B89" w14:textId="61DC52C2" w:rsidR="00AA2282" w:rsidRPr="00841AD3" w:rsidRDefault="000C0814" w:rsidP="00841AD3">
            <w:pPr>
              <w:pStyle w:val="WW-NormalWeb1"/>
              <w:widowControl w:val="0"/>
              <w:spacing w:before="0" w:after="0"/>
              <w:jc w:val="both"/>
              <w:rPr>
                <w:sz w:val="20"/>
                <w:szCs w:val="20"/>
              </w:rPr>
            </w:pPr>
            <w:r>
              <w:rPr>
                <w:sz w:val="20"/>
                <w:szCs w:val="20"/>
              </w:rPr>
              <w:t xml:space="preserve">   Günümüzdeki oyun motorları</w:t>
            </w:r>
            <w:r w:rsidR="000C0E4F">
              <w:rPr>
                <w:sz w:val="20"/>
                <w:szCs w:val="20"/>
              </w:rPr>
              <w:t xml:space="preserve"> </w:t>
            </w:r>
            <w:r w:rsidR="00FD14EF">
              <w:rPr>
                <w:sz w:val="20"/>
                <w:szCs w:val="20"/>
              </w:rPr>
              <w:t xml:space="preserve">içerisinde bir çok yazılım bulunduran bir </w:t>
            </w:r>
            <w:del w:id="172" w:author="Evrim Guler" w:date="2021-04-19T02:43:00Z">
              <w:r w:rsidR="00FD14EF" w:rsidDel="00767326">
                <w:rPr>
                  <w:sz w:val="20"/>
                  <w:szCs w:val="20"/>
                </w:rPr>
                <w:delText>proğramdır</w:delText>
              </w:r>
            </w:del>
            <w:ins w:id="173" w:author="Evrim Guler" w:date="2021-04-19T02:43:00Z">
              <w:r w:rsidR="00767326">
                <w:rPr>
                  <w:sz w:val="20"/>
                  <w:szCs w:val="20"/>
                </w:rPr>
                <w:t>programdır</w:t>
              </w:r>
            </w:ins>
            <w:r w:rsidR="000C0E4F">
              <w:rPr>
                <w:sz w:val="20"/>
                <w:szCs w:val="20"/>
              </w:rPr>
              <w:t>.</w:t>
            </w:r>
            <w:ins w:id="174" w:author="Mehmet Oğuz Ekşi" w:date="2021-04-20T14:38:00Z">
              <w:r w:rsidR="00D721A2">
                <w:rPr>
                  <w:sz w:val="20"/>
                  <w:szCs w:val="20"/>
                </w:rPr>
                <w:t xml:space="preserve"> </w:t>
              </w:r>
            </w:ins>
            <w:r w:rsidR="00FD14EF">
              <w:rPr>
                <w:sz w:val="20"/>
                <w:szCs w:val="20"/>
              </w:rPr>
              <w:t>İlerleyen tarih ile birlikte oyun motorları içerisindeki yazılımların arttığı görülmektedir.</w:t>
            </w:r>
            <w:ins w:id="175" w:author="Mehmet Oğuz Ekşi" w:date="2021-04-20T14:38:00Z">
              <w:r w:rsidR="00D721A2">
                <w:rPr>
                  <w:sz w:val="20"/>
                  <w:szCs w:val="20"/>
                </w:rPr>
                <w:t xml:space="preserve"> </w:t>
              </w:r>
            </w:ins>
            <w:r w:rsidR="00FD14EF">
              <w:rPr>
                <w:sz w:val="20"/>
                <w:szCs w:val="20"/>
              </w:rPr>
              <w:t>Bunlara birer simülasyon yazılımlarıda denebilir.</w:t>
            </w:r>
            <w:ins w:id="176" w:author="Mehmet Oğuz Ekşi" w:date="2021-04-20T14:39:00Z">
              <w:r w:rsidR="00D721A2">
                <w:rPr>
                  <w:sz w:val="20"/>
                  <w:szCs w:val="20"/>
                </w:rPr>
                <w:t xml:space="preserve"> </w:t>
              </w:r>
            </w:ins>
            <w:r w:rsidR="00FD14EF">
              <w:rPr>
                <w:sz w:val="20"/>
                <w:szCs w:val="20"/>
              </w:rPr>
              <w:t>Çünkü, çoğunlukla bu yazılımlar aslında matematiksel hesaplamalar yaparak gerçek dünyada bulunan bir fizik kuramını simüle etmektedir.</w:t>
            </w:r>
            <w:ins w:id="177" w:author="Mehmet Oğuz Ekşi" w:date="2021-04-20T14:39:00Z">
              <w:r w:rsidR="00D721A2">
                <w:rPr>
                  <w:sz w:val="20"/>
                  <w:szCs w:val="20"/>
                </w:rPr>
                <w:t xml:space="preserve"> </w:t>
              </w:r>
            </w:ins>
            <w:r w:rsidR="000C0E4F">
              <w:rPr>
                <w:sz w:val="20"/>
                <w:szCs w:val="20"/>
              </w:rPr>
              <w:t>Örneğin: Gerçek zamanda çalışan sıvı simülasyonu(denizler,nehirler,su akıntıları vb. için), gerçek zamanda çalışan doku simülasyonu (kıyafetler,pamuklar,</w:t>
            </w:r>
            <w:r w:rsidR="00EE4D8E">
              <w:rPr>
                <w:sz w:val="20"/>
                <w:szCs w:val="20"/>
              </w:rPr>
              <w:t>mobilya</w:t>
            </w:r>
            <w:r w:rsidR="000C0E4F">
              <w:rPr>
                <w:sz w:val="20"/>
                <w:szCs w:val="20"/>
              </w:rPr>
              <w:t xml:space="preserve"> vb.)</w:t>
            </w:r>
            <w:r w:rsidR="00863D82">
              <w:rPr>
                <w:sz w:val="20"/>
                <w:szCs w:val="20"/>
              </w:rPr>
              <w:t>, iskelet sistemi simülasyonları</w:t>
            </w:r>
            <w:r w:rsidR="00EE4D8E">
              <w:rPr>
                <w:sz w:val="20"/>
                <w:szCs w:val="20"/>
              </w:rPr>
              <w:t>(insan,hayvan,canlı hareketlerini doğru bir şekilde simüle etmek için)</w:t>
            </w:r>
            <w:r w:rsidR="00863D82">
              <w:rPr>
                <w:sz w:val="20"/>
                <w:szCs w:val="20"/>
              </w:rPr>
              <w:t>, kimyasal reaksiyon simülasyonları, şehir inşa/yıkılış simülasyonları</w:t>
            </w:r>
            <w:del w:id="178" w:author="Evrim Guler" w:date="2021-04-19T02:44:00Z">
              <w:r w:rsidR="00863D82" w:rsidDel="00767326">
                <w:rPr>
                  <w:sz w:val="20"/>
                  <w:szCs w:val="20"/>
                </w:rPr>
                <w:delText>.B</w:delText>
              </w:r>
            </w:del>
            <w:ins w:id="179" w:author="Evrim Guler" w:date="2021-04-19T02:44:00Z">
              <w:r w:rsidR="00767326">
                <w:rPr>
                  <w:sz w:val="20"/>
                  <w:szCs w:val="20"/>
                </w:rPr>
                <w:t xml:space="preserve"> bu duruma örnek olarak gösterilebilirler. Bu</w:t>
              </w:r>
            </w:ins>
            <w:del w:id="180" w:author="Evrim Guler" w:date="2021-04-19T02:44:00Z">
              <w:r w:rsidR="00863D82" w:rsidDel="00767326">
                <w:rPr>
                  <w:sz w:val="20"/>
                  <w:szCs w:val="20"/>
                </w:rPr>
                <w:delText>u</w:delText>
              </w:r>
            </w:del>
            <w:r w:rsidR="00863D82">
              <w:rPr>
                <w:sz w:val="20"/>
                <w:szCs w:val="20"/>
              </w:rPr>
              <w:t xml:space="preserve"> verilen örnekler görsel hesaplama simülasyonlardır.</w:t>
            </w:r>
            <w:ins w:id="181" w:author="Mehmet Oğuz Ekşi" w:date="2021-04-20T14:39:00Z">
              <w:r w:rsidR="00D721A2">
                <w:rPr>
                  <w:sz w:val="20"/>
                  <w:szCs w:val="20"/>
                </w:rPr>
                <w:t xml:space="preserve"> </w:t>
              </w:r>
            </w:ins>
            <w:r w:rsidR="00863D82">
              <w:rPr>
                <w:sz w:val="20"/>
                <w:szCs w:val="20"/>
              </w:rPr>
              <w:t xml:space="preserve">Bunlar </w:t>
            </w:r>
            <w:ins w:id="182" w:author="Evrim Guler" w:date="2021-04-19T02:45:00Z">
              <w:r w:rsidR="00767326">
                <w:rPr>
                  <w:sz w:val="20"/>
                  <w:szCs w:val="20"/>
                </w:rPr>
                <w:t xml:space="preserve">her </w:t>
              </w:r>
            </w:ins>
            <w:r w:rsidR="00863D82">
              <w:rPr>
                <w:sz w:val="20"/>
                <w:szCs w:val="20"/>
              </w:rPr>
              <w:t xml:space="preserve">ne kadar görsellik olarak </w:t>
            </w:r>
            <w:del w:id="183" w:author="Evrim Guler" w:date="2021-04-19T02:45:00Z">
              <w:r w:rsidR="00863D82" w:rsidDel="00767326">
                <w:rPr>
                  <w:sz w:val="20"/>
                  <w:szCs w:val="20"/>
                </w:rPr>
                <w:delText xml:space="preserve">düşündürsede </w:delText>
              </w:r>
            </w:del>
            <w:ins w:id="184" w:author="Evrim Guler" w:date="2021-04-19T02:45:00Z">
              <w:r w:rsidR="00767326">
                <w:rPr>
                  <w:sz w:val="20"/>
                  <w:szCs w:val="20"/>
                </w:rPr>
                <w:t xml:space="preserve">düşünülebilir olsa da, </w:t>
              </w:r>
            </w:ins>
            <w:r w:rsidR="00863D82">
              <w:rPr>
                <w:sz w:val="20"/>
                <w:szCs w:val="20"/>
              </w:rPr>
              <w:t>bu görsellerin simüle edilebilmesi için matematiksel hesaplamalar kullanılmaktadır.</w:t>
            </w:r>
            <w:ins w:id="185" w:author="Mehmet Oğuz Ekşi" w:date="2021-04-20T14:39:00Z">
              <w:r w:rsidR="00D721A2">
                <w:rPr>
                  <w:sz w:val="20"/>
                  <w:szCs w:val="20"/>
                </w:rPr>
                <w:t xml:space="preserve"> </w:t>
              </w:r>
            </w:ins>
            <w:del w:id="186" w:author="Mehmet Oğuz Ekşi" w:date="2021-04-20T14:53:00Z">
              <w:r w:rsidR="00863D82" w:rsidDel="0098063A">
                <w:rPr>
                  <w:sz w:val="20"/>
                  <w:szCs w:val="20"/>
                </w:rPr>
                <w:delText>Bu nedenle günümüzdeki fizik motorları görsel güç anlamında gelişmiştir.Fizik motorların en önemli avantajlarından birisi ise detaylı matematiksel hesaplamalar hesaplayabilmesi</w:delText>
              </w:r>
              <w:r w:rsidR="00381ECA" w:rsidDel="0098063A">
                <w:rPr>
                  <w:sz w:val="20"/>
                  <w:szCs w:val="20"/>
                </w:rPr>
                <w:delText>dir.</w:delText>
              </w:r>
            </w:del>
            <w:r w:rsidR="00863D82">
              <w:rPr>
                <w:sz w:val="20"/>
                <w:szCs w:val="20"/>
              </w:rPr>
              <w:t xml:space="preserve">Bu detaylı matematik işlemleri </w:t>
            </w:r>
            <w:r w:rsidR="00C716B4">
              <w:rPr>
                <w:sz w:val="20"/>
                <w:szCs w:val="20"/>
              </w:rPr>
              <w:t>yapar</w:t>
            </w:r>
            <w:del w:id="187" w:author="Evrim Guler" w:date="2021-04-19T02:46:00Z">
              <w:r w:rsidR="00C716B4" w:rsidDel="00767326">
                <w:rPr>
                  <w:sz w:val="20"/>
                  <w:szCs w:val="20"/>
                </w:rPr>
                <w:delText>a</w:delText>
              </w:r>
            </w:del>
            <w:r w:rsidR="00C716B4">
              <w:rPr>
                <w:sz w:val="20"/>
                <w:szCs w:val="20"/>
              </w:rPr>
              <w:t>ken hesaplama aşamalarını teker teker simüle edebilir</w:t>
            </w:r>
            <w:r w:rsidR="00863D82">
              <w:rPr>
                <w:sz w:val="20"/>
                <w:szCs w:val="20"/>
              </w:rPr>
              <w:t>.</w:t>
            </w:r>
            <w:ins w:id="188" w:author="Mehmet Oğuz Ekşi" w:date="2021-04-20T14:39:00Z">
              <w:r w:rsidR="00D721A2">
                <w:rPr>
                  <w:sz w:val="20"/>
                  <w:szCs w:val="20"/>
                </w:rPr>
                <w:t xml:space="preserve"> </w:t>
              </w:r>
            </w:ins>
            <w:r w:rsidR="00863D82">
              <w:rPr>
                <w:sz w:val="20"/>
                <w:szCs w:val="20"/>
              </w:rPr>
              <w:t xml:space="preserve">Bu sayede </w:t>
            </w:r>
            <w:r w:rsidR="00C716B4">
              <w:rPr>
                <w:sz w:val="20"/>
                <w:szCs w:val="20"/>
              </w:rPr>
              <w:t>detaylı matematiksel işlem gerektiren projelerde oyun motoru kullanarak,</w:t>
            </w:r>
            <w:ins w:id="189" w:author="Mehmet Oğuz Ekşi" w:date="2021-04-20T14:39:00Z">
              <w:r w:rsidR="00D721A2">
                <w:rPr>
                  <w:sz w:val="20"/>
                  <w:szCs w:val="20"/>
                </w:rPr>
                <w:t xml:space="preserve"> </w:t>
              </w:r>
            </w:ins>
            <w:r w:rsidR="00C716B4">
              <w:rPr>
                <w:sz w:val="20"/>
                <w:szCs w:val="20"/>
              </w:rPr>
              <w:t xml:space="preserve"> hesaplamanın her aşamasını simüle ederek, yapılacak olan deneyi gerçek zamanda kullanıcı görebilecektir</w:t>
            </w:r>
            <w:r w:rsidR="00863D82">
              <w:rPr>
                <w:sz w:val="20"/>
                <w:szCs w:val="20"/>
              </w:rPr>
              <w:t>.</w:t>
            </w:r>
            <w:ins w:id="190" w:author="Mehmet Oğuz Ekşi" w:date="2021-04-20T14:39:00Z">
              <w:r w:rsidR="00D721A2">
                <w:rPr>
                  <w:sz w:val="20"/>
                  <w:szCs w:val="20"/>
                </w:rPr>
                <w:t xml:space="preserve"> </w:t>
              </w:r>
            </w:ins>
            <w:r w:rsidR="002A3B4D">
              <w:rPr>
                <w:sz w:val="20"/>
                <w:szCs w:val="20"/>
              </w:rPr>
              <w:t xml:space="preserve">Görsel’in oyun motoru içerisinde gerekli matematiksel hesaplamalar </w:t>
            </w:r>
            <w:del w:id="191" w:author="Evrim Guler" w:date="2021-04-19T02:47:00Z">
              <w:r w:rsidR="002A3B4D" w:rsidDel="00767326">
                <w:rPr>
                  <w:sz w:val="20"/>
                  <w:szCs w:val="20"/>
                </w:rPr>
                <w:delText xml:space="preserve">yapıltıktan </w:delText>
              </w:r>
            </w:del>
            <w:ins w:id="192" w:author="Evrim Guler" w:date="2021-04-19T02:47:00Z">
              <w:r w:rsidR="00767326">
                <w:rPr>
                  <w:sz w:val="20"/>
                  <w:szCs w:val="20"/>
                </w:rPr>
                <w:t xml:space="preserve">yapıldıktan </w:t>
              </w:r>
            </w:ins>
            <w:r w:rsidR="002A3B4D">
              <w:rPr>
                <w:sz w:val="20"/>
                <w:szCs w:val="20"/>
              </w:rPr>
              <w:t>sonra kullanıcının ekranına yansıtması</w:t>
            </w:r>
            <w:r w:rsidR="00C716B4">
              <w:rPr>
                <w:sz w:val="20"/>
                <w:szCs w:val="20"/>
              </w:rPr>
              <w:t xml:space="preserve"> işlemine</w:t>
            </w:r>
            <w:r w:rsidR="002A3B4D">
              <w:rPr>
                <w:sz w:val="20"/>
                <w:szCs w:val="20"/>
              </w:rPr>
              <w:t xml:space="preserve"> </w:t>
            </w:r>
            <w:ins w:id="193" w:author="Evrim Guler" w:date="2021-04-19T02:47:00Z">
              <w:r w:rsidR="00767326">
                <w:rPr>
                  <w:sz w:val="20"/>
                  <w:szCs w:val="20"/>
                  <w:lang w:val="en-US"/>
                </w:rPr>
                <w:t>“</w:t>
              </w:r>
            </w:ins>
            <w:r w:rsidR="002A3B4D">
              <w:rPr>
                <w:sz w:val="20"/>
                <w:szCs w:val="20"/>
              </w:rPr>
              <w:t>render</w:t>
            </w:r>
            <w:ins w:id="194" w:author="Evrim Guler" w:date="2021-04-19T02:47:00Z">
              <w:r w:rsidR="00767326">
                <w:rPr>
                  <w:sz w:val="20"/>
                  <w:szCs w:val="20"/>
                </w:rPr>
                <w:t>”</w:t>
              </w:r>
            </w:ins>
            <w:r w:rsidR="002A3B4D">
              <w:rPr>
                <w:sz w:val="20"/>
                <w:szCs w:val="20"/>
              </w:rPr>
              <w:t xml:space="preserve"> adı verilir</w:t>
            </w:r>
            <w:customXmlInsRangeStart w:id="195" w:author="Mehmet Oğuz Ekşi" w:date="2021-04-20T14:54:00Z"/>
            <w:sdt>
              <w:sdtPr>
                <w:rPr>
                  <w:sz w:val="20"/>
                  <w:szCs w:val="20"/>
                </w:rPr>
                <w:id w:val="-1279490680"/>
                <w:citation/>
              </w:sdtPr>
              <w:sdtEndPr/>
              <w:sdtContent>
                <w:customXmlInsRangeEnd w:id="195"/>
                <w:ins w:id="196" w:author="Mehmet Oğuz Ekşi" w:date="2021-04-20T14:54:00Z">
                  <w:r w:rsidR="00AC7C14">
                    <w:rPr>
                      <w:sz w:val="20"/>
                      <w:szCs w:val="20"/>
                    </w:rPr>
                    <w:fldChar w:fldCharType="begin"/>
                  </w:r>
                  <w:r w:rsidR="00AC7C14">
                    <w:rPr>
                      <w:sz w:val="20"/>
                      <w:szCs w:val="20"/>
                    </w:rPr>
                    <w:instrText xml:space="preserve">CITATION Ren20 \l 1055 </w:instrText>
                  </w:r>
                </w:ins>
                <w:r w:rsidR="00AC7C14">
                  <w:rPr>
                    <w:sz w:val="20"/>
                    <w:szCs w:val="20"/>
                  </w:rPr>
                  <w:fldChar w:fldCharType="separate"/>
                </w:r>
                <w:r w:rsidR="003825BC">
                  <w:rPr>
                    <w:noProof/>
                    <w:sz w:val="20"/>
                    <w:szCs w:val="20"/>
                  </w:rPr>
                  <w:t xml:space="preserve"> </w:t>
                </w:r>
                <w:r w:rsidR="003825BC" w:rsidRPr="003825BC">
                  <w:rPr>
                    <w:noProof/>
                    <w:sz w:val="20"/>
                    <w:szCs w:val="20"/>
                  </w:rPr>
                  <w:t>(RenderNedir, 2020)</w:t>
                </w:r>
                <w:ins w:id="197" w:author="Mehmet Oğuz Ekşi" w:date="2021-04-20T14:54:00Z">
                  <w:r w:rsidR="00AC7C14">
                    <w:rPr>
                      <w:sz w:val="20"/>
                      <w:szCs w:val="20"/>
                    </w:rPr>
                    <w:fldChar w:fldCharType="end"/>
                  </w:r>
                </w:ins>
                <w:customXmlInsRangeStart w:id="198" w:author="Mehmet Oğuz Ekşi" w:date="2021-04-20T14:54:00Z"/>
              </w:sdtContent>
            </w:sdt>
            <w:customXmlInsRangeEnd w:id="198"/>
            <w:r w:rsidR="002A3B4D">
              <w:rPr>
                <w:sz w:val="20"/>
                <w:szCs w:val="20"/>
              </w:rPr>
              <w:t>.</w:t>
            </w:r>
          </w:p>
          <w:p w14:paraId="37A43297" w14:textId="246C6A96" w:rsidR="00F26572" w:rsidRDefault="00F26572" w:rsidP="00F26572">
            <w:pPr>
              <w:pStyle w:val="WW-NormalWeb1"/>
              <w:widowControl w:val="0"/>
              <w:spacing w:before="0" w:after="0"/>
              <w:jc w:val="both"/>
              <w:rPr>
                <w:sz w:val="20"/>
                <w:szCs w:val="20"/>
              </w:rPr>
            </w:pPr>
            <w:r>
              <w:rPr>
                <w:sz w:val="20"/>
                <w:szCs w:val="20"/>
              </w:rPr>
              <w:t xml:space="preserve">   Oyun motoru ile geliştirilen bir oyun kullanıcıya bağlı olarak çalışmaktadır.</w:t>
            </w:r>
            <w:ins w:id="199" w:author="Mehmet Oğuz Ekşi" w:date="2021-04-20T14:40:00Z">
              <w:r w:rsidR="00D721A2">
                <w:rPr>
                  <w:sz w:val="20"/>
                  <w:szCs w:val="20"/>
                </w:rPr>
                <w:t xml:space="preserve"> </w:t>
              </w:r>
            </w:ins>
            <w:r>
              <w:rPr>
                <w:sz w:val="20"/>
                <w:szCs w:val="20"/>
              </w:rPr>
              <w:t>Fakat kullanıcıyla bir iletişim kurması lazımdır.</w:t>
            </w:r>
            <w:ins w:id="200" w:author="Mehmet Oğuz Ekşi" w:date="2021-04-20T14:40:00Z">
              <w:r w:rsidR="00D721A2">
                <w:rPr>
                  <w:sz w:val="20"/>
                  <w:szCs w:val="20"/>
                </w:rPr>
                <w:t xml:space="preserve"> </w:t>
              </w:r>
            </w:ins>
            <w:r>
              <w:rPr>
                <w:sz w:val="20"/>
                <w:szCs w:val="20"/>
              </w:rPr>
              <w:t>Bu iletişim masaüstü/diz üstü bilgisayarlarda klavye/fare</w:t>
            </w:r>
            <w:del w:id="201" w:author="Mehmet Oğuz Ekşi" w:date="2021-04-20T14:40:00Z">
              <w:r w:rsidDel="00D721A2">
                <w:rPr>
                  <w:sz w:val="20"/>
                  <w:szCs w:val="20"/>
                </w:rPr>
                <w:delText xml:space="preserve"> </w:delText>
              </w:r>
            </w:del>
            <w:r>
              <w:rPr>
                <w:sz w:val="20"/>
                <w:szCs w:val="20"/>
              </w:rPr>
              <w:t>, akıllı telefonlarda dokunmatik ekran ile, oyun konsollarında ise oyun kolları aracılığıyladır.</w:t>
            </w:r>
            <w:ins w:id="202" w:author="Mehmet Oğuz Ekşi" w:date="2021-04-20T14:40:00Z">
              <w:r w:rsidR="00D721A2">
                <w:rPr>
                  <w:sz w:val="20"/>
                  <w:szCs w:val="20"/>
                </w:rPr>
                <w:t xml:space="preserve"> </w:t>
              </w:r>
            </w:ins>
            <w:r>
              <w:rPr>
                <w:sz w:val="20"/>
                <w:szCs w:val="20"/>
              </w:rPr>
              <w:t>Kişinin bu giriş(input) adı verilen cihazlardaki hareketlerini oyun motoru kayıt altına alır.</w:t>
            </w:r>
            <w:ins w:id="203" w:author="Mehmet Oğuz Ekşi" w:date="2021-04-20T14:40:00Z">
              <w:r w:rsidR="00792161">
                <w:rPr>
                  <w:sz w:val="20"/>
                  <w:szCs w:val="20"/>
                </w:rPr>
                <w:t xml:space="preserve"> </w:t>
              </w:r>
            </w:ins>
            <w:r>
              <w:rPr>
                <w:sz w:val="20"/>
                <w:szCs w:val="20"/>
              </w:rPr>
              <w:t>Bu kayıtlara göre oyun içerisinde etki gösterir.</w:t>
            </w:r>
            <w:ins w:id="204" w:author="Mehmet Oğuz Ekşi" w:date="2021-04-20T14:40:00Z">
              <w:r w:rsidR="00792161">
                <w:rPr>
                  <w:sz w:val="20"/>
                  <w:szCs w:val="20"/>
                </w:rPr>
                <w:t xml:space="preserve"> </w:t>
              </w:r>
            </w:ins>
            <w:r>
              <w:rPr>
                <w:sz w:val="20"/>
                <w:szCs w:val="20"/>
              </w:rPr>
              <w:t>Bu etkileri ise kullanıcı ekranlar üzerinden görsel olarak görebilmektedir</w:t>
            </w:r>
            <w:r w:rsidR="00841AD3">
              <w:rPr>
                <w:sz w:val="20"/>
                <w:szCs w:val="20"/>
              </w:rPr>
              <w:t>.</w:t>
            </w:r>
            <w:ins w:id="205" w:author="Mehmet Oğuz Ekşi" w:date="2021-04-20T14:40:00Z">
              <w:r w:rsidR="00792161">
                <w:rPr>
                  <w:sz w:val="20"/>
                  <w:szCs w:val="20"/>
                </w:rPr>
                <w:t xml:space="preserve"> </w:t>
              </w:r>
            </w:ins>
            <w:r w:rsidR="00841AD3">
              <w:rPr>
                <w:sz w:val="20"/>
                <w:szCs w:val="20"/>
              </w:rPr>
              <w:t>Kişinin ve oyunun arasındaki iletişimi görebilmek için yazılım içerisinde ekranda bulunacak bir arayüz olacaktır.</w:t>
            </w:r>
            <w:ins w:id="206" w:author="Mehmet Oğuz Ekşi" w:date="2021-04-20T14:40:00Z">
              <w:r w:rsidR="00792161">
                <w:rPr>
                  <w:sz w:val="20"/>
                  <w:szCs w:val="20"/>
                </w:rPr>
                <w:t xml:space="preserve"> </w:t>
              </w:r>
            </w:ins>
            <w:r w:rsidR="00841AD3">
              <w:rPr>
                <w:sz w:val="20"/>
                <w:szCs w:val="20"/>
              </w:rPr>
              <w:t>Bu arayüze kullanıcı arayüzü denilmektedir.</w:t>
            </w:r>
            <w:ins w:id="207" w:author="Mehmet Oğuz Ekşi" w:date="2021-04-20T14:40:00Z">
              <w:r w:rsidR="00792161">
                <w:rPr>
                  <w:sz w:val="20"/>
                  <w:szCs w:val="20"/>
                </w:rPr>
                <w:t xml:space="preserve"> </w:t>
              </w:r>
            </w:ins>
            <w:r w:rsidR="00841AD3">
              <w:rPr>
                <w:sz w:val="20"/>
                <w:szCs w:val="20"/>
              </w:rPr>
              <w:t>Bu kullanıcı arayüzü sayesinde ekranda verdiği kararlar bazı durumlarda kayıt altında olduğunu görecektir, bazı durumlarda ise etkisini canlı olarak arayüzün üzerinden görecektir.</w:t>
            </w:r>
            <w:ins w:id="208" w:author="Mehmet Oğuz Ekşi" w:date="2021-04-20T14:40:00Z">
              <w:r w:rsidR="00792161">
                <w:rPr>
                  <w:sz w:val="20"/>
                  <w:szCs w:val="20"/>
                </w:rPr>
                <w:t xml:space="preserve"> </w:t>
              </w:r>
            </w:ins>
            <w:r w:rsidR="00841AD3">
              <w:rPr>
                <w:sz w:val="20"/>
                <w:szCs w:val="20"/>
              </w:rPr>
              <w:t>Diğer bir yandan bu kullanıcı arayüzü ise kullanıcıya verilmek istenen yazılar,</w:t>
            </w:r>
            <w:ins w:id="209" w:author="Mehmet Oğuz Ekşi" w:date="2021-04-20T14:40:00Z">
              <w:r w:rsidR="00523CF8">
                <w:rPr>
                  <w:sz w:val="20"/>
                  <w:szCs w:val="20"/>
                </w:rPr>
                <w:t xml:space="preserve"> </w:t>
              </w:r>
            </w:ins>
            <w:r w:rsidR="00841AD3">
              <w:rPr>
                <w:sz w:val="20"/>
                <w:szCs w:val="20"/>
              </w:rPr>
              <w:t>görseller,</w:t>
            </w:r>
            <w:ins w:id="210" w:author="Mehmet Oğuz Ekşi" w:date="2021-04-20T14:40:00Z">
              <w:r w:rsidR="00523CF8">
                <w:rPr>
                  <w:sz w:val="20"/>
                  <w:szCs w:val="20"/>
                </w:rPr>
                <w:t xml:space="preserve"> </w:t>
              </w:r>
            </w:ins>
            <w:r w:rsidR="00841AD3">
              <w:rPr>
                <w:sz w:val="20"/>
                <w:szCs w:val="20"/>
              </w:rPr>
              <w:t>bilgiler,</w:t>
            </w:r>
            <w:ins w:id="211" w:author="Mehmet Oğuz Ekşi" w:date="2021-04-20T14:40:00Z">
              <w:r w:rsidR="00523CF8">
                <w:rPr>
                  <w:sz w:val="20"/>
                  <w:szCs w:val="20"/>
                </w:rPr>
                <w:t xml:space="preserve"> </w:t>
              </w:r>
            </w:ins>
            <w:r w:rsidR="00841AD3">
              <w:rPr>
                <w:sz w:val="20"/>
                <w:szCs w:val="20"/>
              </w:rPr>
              <w:t>şemalar verilebilmektedir.(Görsel 1.</w:t>
            </w:r>
            <w:del w:id="212" w:author="Mehmet Oğuz Ekşi" w:date="2021-04-20T15:02:00Z">
              <w:r w:rsidR="00841AD3" w:rsidDel="00BF0782">
                <w:rPr>
                  <w:sz w:val="20"/>
                  <w:szCs w:val="20"/>
                </w:rPr>
                <w:delText>3</w:delText>
              </w:r>
            </w:del>
            <w:ins w:id="213" w:author="Mehmet Oğuz Ekşi" w:date="2021-04-21T12:51:00Z">
              <w:r w:rsidR="00CC2FB5">
                <w:rPr>
                  <w:sz w:val="20"/>
                  <w:szCs w:val="20"/>
                </w:rPr>
                <w:t>5</w:t>
              </w:r>
            </w:ins>
            <w:r w:rsidR="00841AD3">
              <w:rPr>
                <w:sz w:val="20"/>
                <w:szCs w:val="20"/>
              </w:rPr>
              <w:t>)</w:t>
            </w:r>
          </w:p>
          <w:p w14:paraId="424A4951" w14:textId="13A8E3D7" w:rsidR="00F37A12" w:rsidRDefault="00BF0782">
            <w:pPr>
              <w:pStyle w:val="WW-NormalWeb1"/>
              <w:widowControl w:val="0"/>
              <w:spacing w:before="0" w:after="0"/>
              <w:jc w:val="center"/>
              <w:rPr>
                <w:sz w:val="20"/>
                <w:szCs w:val="20"/>
              </w:rPr>
              <w:pPrChange w:id="214" w:author="Mehmet Oğuz Ekşi" w:date="2021-04-20T15:01:00Z">
                <w:pPr>
                  <w:pStyle w:val="WW-NormalWeb1"/>
                  <w:widowControl w:val="0"/>
                  <w:spacing w:before="0" w:after="0"/>
                  <w:jc w:val="both"/>
                </w:pPr>
              </w:pPrChange>
            </w:pPr>
            <w:ins w:id="215" w:author="Mehmet Oğuz Ekşi" w:date="2021-04-20T15:01:00Z">
              <w:r>
                <w:rPr>
                  <w:noProof/>
                  <w:sz w:val="20"/>
                  <w:szCs w:val="20"/>
                </w:rPr>
                <w:lastRenderedPageBreak/>
                <w:drawing>
                  <wp:inline distT="0" distB="0" distL="0" distR="0" wp14:anchorId="51395A43" wp14:editId="7788EBE9">
                    <wp:extent cx="5231788" cy="294288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1788" cy="2942880"/>
                            </a:xfrm>
                            <a:prstGeom prst="rect">
                              <a:avLst/>
                            </a:prstGeom>
                          </pic:spPr>
                        </pic:pic>
                      </a:graphicData>
                    </a:graphic>
                  </wp:inline>
                </w:drawing>
              </w:r>
            </w:ins>
          </w:p>
          <w:p w14:paraId="75CD2DBC" w14:textId="5F5C2453" w:rsidR="00B9707B" w:rsidRPr="00FB352B" w:rsidRDefault="00B9707B" w:rsidP="00B9707B">
            <w:pPr>
              <w:pStyle w:val="WW-NormalWeb1"/>
              <w:widowControl w:val="0"/>
              <w:spacing w:before="0" w:after="0"/>
              <w:jc w:val="center"/>
              <w:rPr>
                <w:ins w:id="216" w:author="Mehmet Oğuz Ekşi" w:date="2021-04-20T15:02:00Z"/>
                <w:sz w:val="20"/>
                <w:szCs w:val="20"/>
                <w:rPrChange w:id="217" w:author="Mehmet Oğuz Ekşi" w:date="2021-04-20T15:23:00Z">
                  <w:rPr>
                    <w:ins w:id="218" w:author="Mehmet Oğuz Ekşi" w:date="2021-04-20T15:02:00Z"/>
                    <w:sz w:val="20"/>
                    <w:szCs w:val="20"/>
                    <w:highlight w:val="yellow"/>
                  </w:rPr>
                </w:rPrChange>
              </w:rPr>
            </w:pPr>
            <w:r w:rsidRPr="00FB352B">
              <w:rPr>
                <w:sz w:val="20"/>
                <w:szCs w:val="20"/>
              </w:rPr>
              <w:t>(Oyun motorunun içerisindeki işlenişi girişten ekrana doğru giden yol)</w:t>
            </w:r>
          </w:p>
          <w:p w14:paraId="6CEA5A78" w14:textId="13FD8449" w:rsidR="00BF0782" w:rsidRDefault="00BF0782" w:rsidP="00BF0782">
            <w:pPr>
              <w:pStyle w:val="WW-NormalWeb1"/>
              <w:widowControl w:val="0"/>
              <w:spacing w:before="0" w:after="0"/>
              <w:jc w:val="center"/>
              <w:rPr>
                <w:ins w:id="219" w:author="Mehmet Oğuz Ekşi" w:date="2021-04-20T15:02:00Z"/>
                <w:sz w:val="20"/>
                <w:szCs w:val="20"/>
              </w:rPr>
            </w:pPr>
            <w:ins w:id="220" w:author="Mehmet Oğuz Ekşi" w:date="2021-04-20T15:02:00Z">
              <w:r w:rsidRPr="00FB352B">
                <w:rPr>
                  <w:sz w:val="20"/>
                  <w:szCs w:val="20"/>
                  <w:rPrChange w:id="221" w:author="Mehmet Oğuz Ekşi" w:date="2021-04-20T15:23:00Z">
                    <w:rPr>
                      <w:sz w:val="20"/>
                      <w:szCs w:val="20"/>
                      <w:highlight w:val="yellow"/>
                    </w:rPr>
                  </w:rPrChange>
                </w:rPr>
                <w:t>(Görsel 1.4)</w:t>
              </w:r>
            </w:ins>
          </w:p>
          <w:p w14:paraId="7FC8949F" w14:textId="3F51451E" w:rsidR="00BF0782" w:rsidRDefault="00BF0782" w:rsidP="00BF0782">
            <w:pPr>
              <w:pStyle w:val="WW-NormalWeb1"/>
              <w:widowControl w:val="0"/>
              <w:spacing w:before="0" w:after="0"/>
              <w:jc w:val="center"/>
              <w:rPr>
                <w:ins w:id="222" w:author="Mehmet Oğuz Ekşi" w:date="2021-04-20T15:02:00Z"/>
                <w:sz w:val="20"/>
                <w:szCs w:val="20"/>
              </w:rPr>
            </w:pPr>
          </w:p>
          <w:p w14:paraId="2BD55489" w14:textId="6BD50B5D" w:rsidR="00BF0782" w:rsidRPr="00BF0782" w:rsidRDefault="005120F2">
            <w:pPr>
              <w:pStyle w:val="WW-NormalWeb1"/>
              <w:widowControl w:val="0"/>
              <w:spacing w:before="0" w:after="0"/>
              <w:jc w:val="center"/>
              <w:rPr>
                <w:sz w:val="20"/>
                <w:szCs w:val="20"/>
              </w:rPr>
            </w:pPr>
            <w:ins w:id="223" w:author="Mehmet Oğuz Ekşi" w:date="2021-04-21T12:46:00Z">
              <w:r>
                <w:rPr>
                  <w:noProof/>
                  <w:sz w:val="20"/>
                  <w:szCs w:val="20"/>
                </w:rPr>
                <w:drawing>
                  <wp:inline distT="0" distB="0" distL="0" distR="0" wp14:anchorId="6721F129" wp14:editId="36666CE4">
                    <wp:extent cx="5496207" cy="279390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96207" cy="2793905"/>
                            </a:xfrm>
                            <a:prstGeom prst="rect">
                              <a:avLst/>
                            </a:prstGeom>
                          </pic:spPr>
                        </pic:pic>
                      </a:graphicData>
                    </a:graphic>
                  </wp:inline>
                </w:drawing>
              </w:r>
            </w:ins>
          </w:p>
          <w:p w14:paraId="26C759E0" w14:textId="2DE41DFA" w:rsidR="00B9707B" w:rsidRPr="00FB352B" w:rsidRDefault="00B9707B" w:rsidP="00B9707B">
            <w:pPr>
              <w:pStyle w:val="WW-NormalWeb1"/>
              <w:widowControl w:val="0"/>
              <w:spacing w:before="0" w:after="0"/>
              <w:jc w:val="center"/>
              <w:rPr>
                <w:sz w:val="20"/>
                <w:szCs w:val="20"/>
              </w:rPr>
            </w:pPr>
            <w:r w:rsidRPr="00FB352B">
              <w:rPr>
                <w:sz w:val="20"/>
                <w:szCs w:val="20"/>
              </w:rPr>
              <w:t>(</w:t>
            </w:r>
            <w:del w:id="224" w:author="Mehmet Oğuz Ekşi" w:date="2021-04-21T12:48:00Z">
              <w:r w:rsidRPr="00FB352B" w:rsidDel="005120F2">
                <w:rPr>
                  <w:sz w:val="20"/>
                  <w:szCs w:val="20"/>
                </w:rPr>
                <w:delText>Ekranda çıkacak arayüz örneği</w:delText>
              </w:r>
            </w:del>
            <w:ins w:id="225" w:author="Mehmet Oğuz Ekşi" w:date="2021-04-21T12:48:00Z">
              <w:r w:rsidR="005120F2">
                <w:rPr>
                  <w:sz w:val="20"/>
                  <w:szCs w:val="20"/>
                </w:rPr>
                <w:t>scratch.mit.edu sitesi üzerinden kullanıcı arayüz örneği</w:t>
              </w:r>
            </w:ins>
            <w:r w:rsidRPr="00FB352B">
              <w:rPr>
                <w:sz w:val="20"/>
                <w:szCs w:val="20"/>
              </w:rPr>
              <w:t>)</w:t>
            </w:r>
          </w:p>
          <w:p w14:paraId="782BD14C" w14:textId="72F1999A" w:rsidR="001045FF" w:rsidRDefault="00BF0782" w:rsidP="00B9707B">
            <w:pPr>
              <w:pStyle w:val="WW-NormalWeb1"/>
              <w:widowControl w:val="0"/>
              <w:spacing w:before="0" w:after="0"/>
              <w:jc w:val="center"/>
              <w:rPr>
                <w:ins w:id="226" w:author="Mehmet Oğuz Ekşi" w:date="2021-04-21T12:55:00Z"/>
                <w:sz w:val="20"/>
                <w:szCs w:val="20"/>
              </w:rPr>
            </w:pPr>
            <w:ins w:id="227" w:author="Mehmet Oğuz Ekşi" w:date="2021-04-20T15:02:00Z">
              <w:r w:rsidRPr="00FB352B">
                <w:rPr>
                  <w:sz w:val="20"/>
                  <w:szCs w:val="20"/>
                  <w:rPrChange w:id="228" w:author="Mehmet Oğuz Ekşi" w:date="2021-04-20T15:23:00Z">
                    <w:rPr>
                      <w:sz w:val="20"/>
                      <w:szCs w:val="20"/>
                      <w:highlight w:val="yellow"/>
                    </w:rPr>
                  </w:rPrChange>
                </w:rPr>
                <w:t>(Görsel 1.5)</w:t>
              </w:r>
            </w:ins>
            <w:customXmlInsRangeStart w:id="229" w:author="Mehmet Oğuz Ekşi" w:date="2021-04-21T12:48:00Z"/>
            <w:sdt>
              <w:sdtPr>
                <w:rPr>
                  <w:sz w:val="20"/>
                  <w:szCs w:val="20"/>
                </w:rPr>
                <w:id w:val="-1523621341"/>
                <w:citation/>
              </w:sdtPr>
              <w:sdtEndPr/>
              <w:sdtContent>
                <w:customXmlInsRangeEnd w:id="229"/>
                <w:ins w:id="230" w:author="Mehmet Oğuz Ekşi" w:date="2021-04-21T12:48:00Z">
                  <w:r w:rsidR="005120F2">
                    <w:rPr>
                      <w:sz w:val="20"/>
                      <w:szCs w:val="20"/>
                    </w:rPr>
                    <w:fldChar w:fldCharType="begin"/>
                  </w:r>
                  <w:r w:rsidR="005120F2">
                    <w:rPr>
                      <w:sz w:val="20"/>
                      <w:szCs w:val="20"/>
                    </w:rPr>
                    <w:instrText xml:space="preserve"> CITATION Scr \l 1055 </w:instrText>
                  </w:r>
                </w:ins>
                <w:r w:rsidR="005120F2">
                  <w:rPr>
                    <w:sz w:val="20"/>
                    <w:szCs w:val="20"/>
                  </w:rPr>
                  <w:fldChar w:fldCharType="separate"/>
                </w:r>
                <w:r w:rsidR="003825BC">
                  <w:rPr>
                    <w:noProof/>
                    <w:sz w:val="20"/>
                    <w:szCs w:val="20"/>
                  </w:rPr>
                  <w:t xml:space="preserve"> </w:t>
                </w:r>
                <w:r w:rsidR="003825BC" w:rsidRPr="003825BC">
                  <w:rPr>
                    <w:noProof/>
                    <w:sz w:val="20"/>
                    <w:szCs w:val="20"/>
                  </w:rPr>
                  <w:t>(Scratch.mit.edu, 2021)</w:t>
                </w:r>
                <w:ins w:id="231" w:author="Mehmet Oğuz Ekşi" w:date="2021-04-21T12:48:00Z">
                  <w:r w:rsidR="005120F2">
                    <w:rPr>
                      <w:sz w:val="20"/>
                      <w:szCs w:val="20"/>
                    </w:rPr>
                    <w:fldChar w:fldCharType="end"/>
                  </w:r>
                </w:ins>
                <w:customXmlInsRangeStart w:id="232" w:author="Mehmet Oğuz Ekşi" w:date="2021-04-21T12:48:00Z"/>
              </w:sdtContent>
            </w:sdt>
            <w:customXmlInsRangeEnd w:id="232"/>
          </w:p>
          <w:p w14:paraId="7CFC612A" w14:textId="79288E00" w:rsidR="002A6733" w:rsidRDefault="002A6733" w:rsidP="00B9707B">
            <w:pPr>
              <w:pStyle w:val="WW-NormalWeb1"/>
              <w:widowControl w:val="0"/>
              <w:spacing w:before="0" w:after="0"/>
              <w:jc w:val="center"/>
              <w:rPr>
                <w:ins w:id="233" w:author="Mehmet Oğuz Ekşi" w:date="2021-04-21T12:55:00Z"/>
                <w:sz w:val="20"/>
                <w:szCs w:val="20"/>
              </w:rPr>
            </w:pPr>
          </w:p>
          <w:p w14:paraId="0BB7ECBD" w14:textId="6F736628" w:rsidR="002A6733" w:rsidRPr="00887434" w:rsidRDefault="00887434" w:rsidP="002A6733">
            <w:pPr>
              <w:pStyle w:val="WW-NormalWeb1"/>
              <w:widowControl w:val="0"/>
              <w:spacing w:before="0" w:after="0"/>
              <w:rPr>
                <w:ins w:id="234" w:author="Mehmet Oğuz Ekşi" w:date="2021-04-21T12:56:00Z"/>
                <w:color w:val="FF0000"/>
                <w:sz w:val="20"/>
                <w:szCs w:val="20"/>
                <w:rPrChange w:id="235" w:author="Mehmet Oğuz Ekşi" w:date="2021-04-21T13:04:00Z">
                  <w:rPr>
                    <w:ins w:id="236" w:author="Mehmet Oğuz Ekşi" w:date="2021-04-21T12:56:00Z"/>
                    <w:sz w:val="20"/>
                    <w:szCs w:val="20"/>
                  </w:rPr>
                </w:rPrChange>
              </w:rPr>
            </w:pPr>
            <w:ins w:id="237" w:author="Mehmet Oğuz Ekşi" w:date="2021-04-21T13:04:00Z">
              <w:r w:rsidRPr="00887434">
                <w:rPr>
                  <w:color w:val="FF0000"/>
                  <w:sz w:val="20"/>
                  <w:szCs w:val="20"/>
                  <w:lang w:val="en-US"/>
                  <w:rPrChange w:id="238" w:author="Mehmet Oğuz Ekşi" w:date="2021-04-21T13:04:00Z">
                    <w:rPr>
                      <w:sz w:val="20"/>
                      <w:szCs w:val="20"/>
                      <w:lang w:val="en-US"/>
                    </w:rPr>
                  </w:rPrChange>
                </w:rPr>
                <w:t>//Proje konusu ve neden se</w:t>
              </w:r>
              <w:r w:rsidRPr="00887434">
                <w:rPr>
                  <w:color w:val="FF0000"/>
                  <w:sz w:val="20"/>
                  <w:szCs w:val="20"/>
                  <w:rPrChange w:id="239" w:author="Mehmet Oğuz Ekşi" w:date="2021-04-21T13:04:00Z">
                    <w:rPr>
                      <w:sz w:val="20"/>
                      <w:szCs w:val="20"/>
                    </w:rPr>
                  </w:rPrChange>
                </w:rPr>
                <w:t>çildiği</w:t>
              </w:r>
            </w:ins>
          </w:p>
          <w:p w14:paraId="19F9E05C" w14:textId="6EADD6CB" w:rsidR="002A6733" w:rsidRDefault="002A6733" w:rsidP="002A6733">
            <w:pPr>
              <w:pStyle w:val="WW-NormalWeb1"/>
              <w:widowControl w:val="0"/>
              <w:spacing w:before="0" w:after="0"/>
              <w:rPr>
                <w:ins w:id="240" w:author="Mehmet Oğuz Ekşi" w:date="2021-04-21T13:04:00Z"/>
                <w:sz w:val="20"/>
                <w:szCs w:val="20"/>
              </w:rPr>
            </w:pPr>
            <w:ins w:id="241" w:author="Mehmet Oğuz Ekşi" w:date="2021-04-21T12:56:00Z">
              <w:r>
                <w:rPr>
                  <w:sz w:val="20"/>
                  <w:szCs w:val="20"/>
                </w:rPr>
                <w:t xml:space="preserve">   Öğrenim için kullanılacak teknolojiler hakkında bilgiler verildi.</w:t>
              </w:r>
            </w:ins>
            <w:ins w:id="242" w:author="Mehmet Oğuz Ekşi" w:date="2021-04-21T12:58:00Z">
              <w:r>
                <w:rPr>
                  <w:sz w:val="20"/>
                  <w:szCs w:val="20"/>
                </w:rPr>
                <w:t xml:space="preserve"> </w:t>
              </w:r>
            </w:ins>
            <w:ins w:id="243" w:author="Mehmet Oğuz Ekşi" w:date="2021-04-21T12:57:00Z">
              <w:r>
                <w:rPr>
                  <w:sz w:val="20"/>
                  <w:szCs w:val="20"/>
                </w:rPr>
                <w:t>Belirtilen bu teknolojiler ile bir proje hazırlanacağı ve bu projenin etkisine bakılacağı belirtildi.</w:t>
              </w:r>
            </w:ins>
            <w:ins w:id="244" w:author="Mehmet Oğuz Ekşi" w:date="2021-04-21T12:58:00Z">
              <w:r>
                <w:rPr>
                  <w:sz w:val="20"/>
                  <w:szCs w:val="20"/>
                </w:rPr>
                <w:t xml:space="preserve"> </w:t>
              </w:r>
            </w:ins>
            <w:ins w:id="245" w:author="Mehmet Oğuz Ekşi" w:date="2021-04-21T12:57:00Z">
              <w:r>
                <w:rPr>
                  <w:sz w:val="20"/>
                  <w:szCs w:val="20"/>
                </w:rPr>
                <w:t xml:space="preserve">Proje geliştirilecek, fakat </w:t>
              </w:r>
            </w:ins>
            <w:ins w:id="246" w:author="Mehmet Oğuz Ekşi" w:date="2021-04-21T12:58:00Z">
              <w:r>
                <w:rPr>
                  <w:sz w:val="20"/>
                  <w:szCs w:val="20"/>
                </w:rPr>
                <w:t>geliştirilecek bu proje için örnek bir öğrenim konusu gerekli. Proje konusu “İnternet Ağı” olarak seçilmiştir.</w:t>
              </w:r>
            </w:ins>
            <w:ins w:id="247" w:author="Mehmet Oğuz Ekşi" w:date="2021-04-21T12:59:00Z">
              <w:r>
                <w:rPr>
                  <w:sz w:val="20"/>
                  <w:szCs w:val="20"/>
                </w:rPr>
                <w:t xml:space="preserve"> Seçilmesi için temel neden proje konusu</w:t>
              </w:r>
            </w:ins>
            <w:ins w:id="248" w:author="Mehmet Oğuz Ekşi" w:date="2021-04-21T13:00:00Z">
              <w:r>
                <w:rPr>
                  <w:sz w:val="20"/>
                  <w:szCs w:val="20"/>
                </w:rPr>
                <w:t xml:space="preserve"> projeyi geliştirecek olan ekibin hakim olduğu bir alan olmasıdır. Ekibin internet ağları hakkında bilgisi olması dolayısıyla öğrenim için doğru kararlar verilece</w:t>
              </w:r>
            </w:ins>
            <w:ins w:id="249" w:author="Mehmet Oğuz Ekşi" w:date="2021-04-21T13:01:00Z">
              <w:r>
                <w:rPr>
                  <w:sz w:val="20"/>
                  <w:szCs w:val="20"/>
                </w:rPr>
                <w:t>ktir.</w:t>
              </w:r>
            </w:ins>
            <w:ins w:id="250" w:author="Mehmet Oğuz Ekşi" w:date="2021-04-21T13:02:00Z">
              <w:r>
                <w:rPr>
                  <w:sz w:val="20"/>
                  <w:szCs w:val="20"/>
                </w:rPr>
                <w:t xml:space="preserve"> Ayrıca test sürecinde farklı kişilere öğrenimin test ettirilerek verimlilik için bilgi toplanması</w:t>
              </w:r>
            </w:ins>
            <w:ins w:id="251" w:author="Mehmet Oğuz Ekşi" w:date="2021-04-21T13:04:00Z">
              <w:r>
                <w:rPr>
                  <w:sz w:val="20"/>
                  <w:szCs w:val="20"/>
                </w:rPr>
                <w:t xml:space="preserve"> lazım</w:t>
              </w:r>
            </w:ins>
            <w:ins w:id="252" w:author="Mehmet Oğuz Ekşi" w:date="2021-04-21T13:02:00Z">
              <w:r>
                <w:rPr>
                  <w:sz w:val="20"/>
                  <w:szCs w:val="20"/>
                </w:rPr>
                <w:t>,</w:t>
              </w:r>
            </w:ins>
            <w:ins w:id="253" w:author="Mehmet Oğuz Ekşi" w:date="2021-04-21T13:04:00Z">
              <w:r>
                <w:rPr>
                  <w:sz w:val="20"/>
                  <w:szCs w:val="20"/>
                </w:rPr>
                <w:t xml:space="preserve"> bu kişiler ise</w:t>
              </w:r>
            </w:ins>
            <w:ins w:id="254" w:author="Mehmet Oğuz Ekşi" w:date="2021-04-21T13:02:00Z">
              <w:r>
                <w:rPr>
                  <w:sz w:val="20"/>
                  <w:szCs w:val="20"/>
                </w:rPr>
                <w:t xml:space="preserve"> proje ekibinin ula</w:t>
              </w:r>
            </w:ins>
            <w:ins w:id="255" w:author="Mehmet Oğuz Ekşi" w:date="2021-04-21T13:03:00Z">
              <w:r>
                <w:rPr>
                  <w:sz w:val="20"/>
                  <w:szCs w:val="20"/>
                </w:rPr>
                <w:t>şabileceği kişiler</w:t>
              </w:r>
            </w:ins>
            <w:ins w:id="256" w:author="Mehmet Oğuz Ekşi" w:date="2021-04-21T13:04:00Z">
              <w:r>
                <w:rPr>
                  <w:sz w:val="20"/>
                  <w:szCs w:val="20"/>
                </w:rPr>
                <w:t xml:space="preserve"> olmalıdır</w:t>
              </w:r>
            </w:ins>
            <w:ins w:id="257" w:author="Mehmet Oğuz Ekşi" w:date="2021-04-21T13:03:00Z">
              <w:r>
                <w:rPr>
                  <w:sz w:val="20"/>
                  <w:szCs w:val="20"/>
                </w:rPr>
                <w:t>.</w:t>
              </w:r>
            </w:ins>
            <w:ins w:id="258" w:author="Mehmet Oğuz Ekşi" w:date="2021-04-21T14:11:00Z">
              <w:r w:rsidR="00DF0AEE">
                <w:rPr>
                  <w:sz w:val="20"/>
                  <w:szCs w:val="20"/>
                </w:rPr>
                <w:t xml:space="preserve"> </w:t>
              </w:r>
            </w:ins>
            <w:ins w:id="259" w:author="Mehmet Oğuz Ekşi" w:date="2021-04-21T13:03:00Z">
              <w:r>
                <w:rPr>
                  <w:sz w:val="20"/>
                  <w:szCs w:val="20"/>
                </w:rPr>
                <w:t xml:space="preserve">Oyunun konusu “İnternet Ağ </w:t>
              </w:r>
            </w:ins>
            <w:ins w:id="260" w:author="Mehmet Oğuz Ekşi" w:date="2021-04-21T13:04:00Z">
              <w:r>
                <w:rPr>
                  <w:sz w:val="20"/>
                  <w:szCs w:val="20"/>
                </w:rPr>
                <w:t>Yönetimi” olacaktır.</w:t>
              </w:r>
            </w:ins>
            <w:ins w:id="261" w:author="Mehmet Oğuz Ekşi" w:date="2021-04-21T13:00:00Z">
              <w:r>
                <w:rPr>
                  <w:sz w:val="20"/>
                  <w:szCs w:val="20"/>
                </w:rPr>
                <w:t xml:space="preserve"> </w:t>
              </w:r>
            </w:ins>
          </w:p>
          <w:p w14:paraId="1C535D56" w14:textId="77777777" w:rsidR="00887434" w:rsidRPr="00FB352B" w:rsidRDefault="00887434">
            <w:pPr>
              <w:pStyle w:val="WW-NormalWeb1"/>
              <w:widowControl w:val="0"/>
              <w:spacing w:before="0" w:after="0"/>
              <w:rPr>
                <w:sz w:val="20"/>
                <w:szCs w:val="20"/>
              </w:rPr>
              <w:pPrChange w:id="262" w:author="Mehmet Oğuz Ekşi" w:date="2021-04-21T12:55:00Z">
                <w:pPr>
                  <w:pStyle w:val="WW-NormalWeb1"/>
                  <w:widowControl w:val="0"/>
                  <w:spacing w:before="0" w:after="0"/>
                  <w:jc w:val="center"/>
                </w:pPr>
              </w:pPrChange>
            </w:pPr>
          </w:p>
          <w:p w14:paraId="1FCC49C3" w14:textId="0253AE8E" w:rsidR="00855CF0" w:rsidRPr="00D45659" w:rsidDel="00BF0782" w:rsidRDefault="00B9707B" w:rsidP="00D45659">
            <w:pPr>
              <w:pStyle w:val="WW-NormalWeb1"/>
              <w:widowControl w:val="0"/>
              <w:spacing w:before="0" w:after="0"/>
              <w:jc w:val="center"/>
              <w:rPr>
                <w:del w:id="263" w:author="Mehmet Oğuz Ekşi" w:date="2021-04-20T15:02:00Z"/>
                <w:sz w:val="20"/>
                <w:szCs w:val="20"/>
              </w:rPr>
            </w:pPr>
            <w:del w:id="264" w:author="Mehmet Oğuz Ekşi" w:date="2021-04-20T15:02:00Z">
              <w:r w:rsidRPr="00812298" w:rsidDel="00BF0782">
                <w:rPr>
                  <w:highlight w:val="yellow"/>
                  <w:rPrChange w:id="265" w:author="Evrim Guler" w:date="2021-04-19T02:48:00Z">
                    <w:rPr/>
                  </w:rPrChange>
                </w:rPr>
                <w:delText>(Görsel 1.3)</w:delText>
              </w:r>
            </w:del>
          </w:p>
          <w:p w14:paraId="3AF5C9B7" w14:textId="228DC25F" w:rsidR="00C716B4" w:rsidRPr="00855CF0" w:rsidRDefault="001A1543" w:rsidP="00F26572">
            <w:pPr>
              <w:pStyle w:val="WW-NormalWeb1"/>
              <w:widowControl w:val="0"/>
              <w:spacing w:before="0" w:after="0"/>
              <w:jc w:val="both"/>
              <w:rPr>
                <w:color w:val="FF0000"/>
                <w:sz w:val="20"/>
                <w:szCs w:val="20"/>
              </w:rPr>
            </w:pPr>
            <w:r>
              <w:rPr>
                <w:color w:val="FF0000"/>
                <w:sz w:val="20"/>
                <w:szCs w:val="20"/>
                <w:lang w:val="en-US"/>
              </w:rPr>
              <w:t>//</w:t>
            </w:r>
            <w:r w:rsidR="00855CF0">
              <w:rPr>
                <w:color w:val="FF0000"/>
                <w:sz w:val="20"/>
                <w:szCs w:val="20"/>
                <w:lang w:val="en-US"/>
              </w:rPr>
              <w:t xml:space="preserve">Kıscaca yapilacaklar ve </w:t>
            </w:r>
            <w:r w:rsidR="00855CF0">
              <w:rPr>
                <w:color w:val="FF0000"/>
                <w:sz w:val="20"/>
                <w:szCs w:val="20"/>
              </w:rPr>
              <w:t>özgün değerleri</w:t>
            </w:r>
          </w:p>
          <w:p w14:paraId="1F8F19AF" w14:textId="23DB008C" w:rsidR="00743721" w:rsidRDefault="00743721" w:rsidP="00F26572">
            <w:pPr>
              <w:pStyle w:val="WW-NormalWeb1"/>
              <w:widowControl w:val="0"/>
              <w:spacing w:before="0" w:after="0"/>
              <w:jc w:val="both"/>
              <w:rPr>
                <w:ins w:id="266" w:author="Mehmet Oğuz Ekşi" w:date="2021-04-21T13:05:00Z"/>
                <w:sz w:val="20"/>
                <w:szCs w:val="20"/>
              </w:rPr>
            </w:pPr>
            <w:r>
              <w:rPr>
                <w:color w:val="FF0000"/>
                <w:sz w:val="20"/>
                <w:szCs w:val="20"/>
              </w:rPr>
              <w:t xml:space="preserve">   </w:t>
            </w:r>
            <w:ins w:id="267" w:author="Evrim Guler" w:date="2021-04-19T02:49:00Z">
              <w:r w:rsidR="00812298" w:rsidRPr="00F16CCE">
                <w:rPr>
                  <w:sz w:val="20"/>
                  <w:szCs w:val="20"/>
                  <w:rPrChange w:id="268" w:author="Mehmet Oğuz Ekşi" w:date="2021-04-21T13:34:00Z">
                    <w:rPr>
                      <w:color w:val="FF0000"/>
                      <w:sz w:val="20"/>
                      <w:szCs w:val="20"/>
                    </w:rPr>
                  </w:rPrChange>
                </w:rPr>
                <w:t xml:space="preserve">Bu projede, </w:t>
              </w:r>
              <w:r w:rsidR="00812298">
                <w:rPr>
                  <w:sz w:val="20"/>
                  <w:szCs w:val="20"/>
                </w:rPr>
                <w:t>ö</w:t>
              </w:r>
            </w:ins>
            <w:del w:id="269" w:author="Evrim Guler" w:date="2021-04-19T02:49:00Z">
              <w:r w:rsidDel="00812298">
                <w:rPr>
                  <w:sz w:val="20"/>
                  <w:szCs w:val="20"/>
                </w:rPr>
                <w:delText>Ö</w:delText>
              </w:r>
            </w:del>
            <w:r>
              <w:rPr>
                <w:sz w:val="20"/>
                <w:szCs w:val="20"/>
              </w:rPr>
              <w:t>ğrenim için kullanımı gün geçtikce artan oyun motoru kullanılarak bir oyun yapılacaktır.</w:t>
            </w:r>
            <w:ins w:id="270" w:author="Mehmet Oğuz Ekşi" w:date="2021-04-21T14:11:00Z">
              <w:r w:rsidR="00DF0AEE">
                <w:rPr>
                  <w:sz w:val="20"/>
                  <w:szCs w:val="20"/>
                </w:rPr>
                <w:t xml:space="preserve"> </w:t>
              </w:r>
            </w:ins>
            <w:r>
              <w:rPr>
                <w:sz w:val="20"/>
                <w:szCs w:val="20"/>
              </w:rPr>
              <w:t>Bu oyun bir konuyu kullanıcıya anlatmaya çalışacaktır.</w:t>
            </w:r>
            <w:ins w:id="271" w:author="Mehmet Oğuz Ekşi" w:date="2021-04-21T14:11:00Z">
              <w:r w:rsidR="00DF0AEE">
                <w:rPr>
                  <w:sz w:val="20"/>
                  <w:szCs w:val="20"/>
                </w:rPr>
                <w:t xml:space="preserve"> </w:t>
              </w:r>
            </w:ins>
            <w:r>
              <w:rPr>
                <w:sz w:val="20"/>
                <w:szCs w:val="20"/>
              </w:rPr>
              <w:t>Bu anlatım sürecinde oyun motorunun, öğrenim için verimli olacak özellikleri kullanılacaktır.</w:t>
            </w:r>
            <w:ins w:id="272" w:author="Mehmet Oğuz Ekşi" w:date="2021-04-21T14:11:00Z">
              <w:r w:rsidR="00DF0AEE">
                <w:rPr>
                  <w:sz w:val="20"/>
                  <w:szCs w:val="20"/>
                </w:rPr>
                <w:t xml:space="preserve"> </w:t>
              </w:r>
            </w:ins>
            <w:r>
              <w:rPr>
                <w:sz w:val="20"/>
                <w:szCs w:val="20"/>
              </w:rPr>
              <w:t>Oyun kullanıcı arayüzü ile kişiyle irtibat kuracaktır.</w:t>
            </w:r>
            <w:ins w:id="273" w:author="Mehmet Oğuz Ekşi" w:date="2021-04-21T14:11:00Z">
              <w:r w:rsidR="00DF0AEE">
                <w:rPr>
                  <w:sz w:val="20"/>
                  <w:szCs w:val="20"/>
                </w:rPr>
                <w:t xml:space="preserve"> </w:t>
              </w:r>
            </w:ins>
            <w:r>
              <w:rPr>
                <w:sz w:val="20"/>
                <w:szCs w:val="20"/>
              </w:rPr>
              <w:t>Kullanıcı arayüzü üzerinden kullanıcıya konu hakkında bilgiler verilecek ve bu bilgileri oyun içerisinde kullanılması istenecektir.</w:t>
            </w:r>
            <w:ins w:id="274" w:author="Mehmet Oğuz Ekşi" w:date="2021-04-21T14:11:00Z">
              <w:r w:rsidR="00DF0AEE">
                <w:rPr>
                  <w:sz w:val="20"/>
                  <w:szCs w:val="20"/>
                </w:rPr>
                <w:t xml:space="preserve"> </w:t>
              </w:r>
            </w:ins>
            <w:r>
              <w:rPr>
                <w:sz w:val="20"/>
                <w:szCs w:val="20"/>
              </w:rPr>
              <w:lastRenderedPageBreak/>
              <w:t>Bu bilgiler ile yapacağı her hareket oyun içerisinde oyun motoru tarafından kayıt altına alacaktır.</w:t>
            </w:r>
            <w:ins w:id="275" w:author="Mehmet Oğuz Ekşi" w:date="2021-04-21T14:12:00Z">
              <w:r w:rsidR="00DF0AEE">
                <w:rPr>
                  <w:sz w:val="20"/>
                  <w:szCs w:val="20"/>
                </w:rPr>
                <w:t xml:space="preserve"> </w:t>
              </w:r>
            </w:ins>
            <w:r>
              <w:rPr>
                <w:sz w:val="20"/>
                <w:szCs w:val="20"/>
              </w:rPr>
              <w:t>Bu sayede kullanıcının karar vermiş olduğu hareketlere göre oyun etki verecektir.</w:t>
            </w:r>
            <w:ins w:id="276" w:author="Mehmet Oğuz Ekşi" w:date="2021-04-21T14:12:00Z">
              <w:r w:rsidR="00DF0AEE">
                <w:rPr>
                  <w:sz w:val="20"/>
                  <w:szCs w:val="20"/>
                </w:rPr>
                <w:t xml:space="preserve"> </w:t>
              </w:r>
            </w:ins>
            <w:del w:id="277" w:author="Mehmet Oğuz Ekşi" w:date="2021-04-21T14:12:00Z">
              <w:r w:rsidDel="00DF0AEE">
                <w:rPr>
                  <w:sz w:val="20"/>
                  <w:szCs w:val="20"/>
                </w:rPr>
                <w:delText>Bu e</w:delText>
              </w:r>
            </w:del>
            <w:ins w:id="278" w:author="Mehmet Oğuz Ekşi" w:date="2021-04-21T14:12:00Z">
              <w:r w:rsidR="00DF0AEE">
                <w:rPr>
                  <w:sz w:val="20"/>
                  <w:szCs w:val="20"/>
                </w:rPr>
                <w:t>E</w:t>
              </w:r>
            </w:ins>
            <w:r>
              <w:rPr>
                <w:sz w:val="20"/>
                <w:szCs w:val="20"/>
              </w:rPr>
              <w:t>tkiler sayesinde kullanıcı verdiği kararların doğruluğunu veya yanlışlığını görecektir.</w:t>
            </w:r>
            <w:ins w:id="279" w:author="Mehmet Oğuz Ekşi" w:date="2021-04-21T14:12:00Z">
              <w:r w:rsidR="00DF0AEE">
                <w:rPr>
                  <w:sz w:val="20"/>
                  <w:szCs w:val="20"/>
                </w:rPr>
                <w:t xml:space="preserve"> </w:t>
              </w:r>
            </w:ins>
            <w:r>
              <w:rPr>
                <w:sz w:val="20"/>
                <w:szCs w:val="20"/>
              </w:rPr>
              <w:t>Kullanıcı bunun sayesinde hatalarını veya eksikliklerini görecektir.</w:t>
            </w:r>
            <w:ins w:id="280" w:author="Mehmet Oğuz Ekşi" w:date="2021-04-21T14:12:00Z">
              <w:r w:rsidR="00DF0AEE">
                <w:rPr>
                  <w:sz w:val="20"/>
                  <w:szCs w:val="20"/>
                </w:rPr>
                <w:t xml:space="preserve"> </w:t>
              </w:r>
            </w:ins>
            <w:r>
              <w:rPr>
                <w:sz w:val="20"/>
                <w:szCs w:val="20"/>
              </w:rPr>
              <w:t>Bu süreçte oyunun kullanıcıya vereceği kararlar oyun içerisinde oluşturulmuş algoritmalara göre olacaktır.</w:t>
            </w:r>
            <w:ins w:id="281" w:author="Mehmet Oğuz Ekşi" w:date="2021-04-21T14:12:00Z">
              <w:r w:rsidR="00DF0AEE">
                <w:rPr>
                  <w:sz w:val="20"/>
                  <w:szCs w:val="20"/>
                </w:rPr>
                <w:t xml:space="preserve"> </w:t>
              </w:r>
            </w:ins>
            <w:r>
              <w:rPr>
                <w:sz w:val="20"/>
                <w:szCs w:val="20"/>
              </w:rPr>
              <w:t>Bu algoritmalar kullanıcı üzerine kurulmuş algoritmalar olacaktır.</w:t>
            </w:r>
            <w:ins w:id="282" w:author="Mehmet Oğuz Ekşi" w:date="2021-04-21T13:05:00Z">
              <w:r w:rsidR="001B7CE9">
                <w:rPr>
                  <w:sz w:val="20"/>
                  <w:szCs w:val="20"/>
                </w:rPr>
                <w:t>(Görsel 1.6)</w:t>
              </w:r>
            </w:ins>
          </w:p>
          <w:p w14:paraId="10E5C973" w14:textId="4078EC3E" w:rsidR="001B7CE9" w:rsidRDefault="001B7CE9" w:rsidP="00F26572">
            <w:pPr>
              <w:pStyle w:val="WW-NormalWeb1"/>
              <w:widowControl w:val="0"/>
              <w:spacing w:before="0" w:after="0"/>
              <w:jc w:val="both"/>
              <w:rPr>
                <w:ins w:id="283" w:author="Mehmet Oğuz Ekşi" w:date="2021-04-21T13:35:00Z"/>
                <w:sz w:val="20"/>
                <w:szCs w:val="20"/>
              </w:rPr>
            </w:pPr>
          </w:p>
          <w:p w14:paraId="7A0BEC0C" w14:textId="5717E5FC" w:rsidR="00F16CCE" w:rsidRDefault="00F16CCE">
            <w:pPr>
              <w:pStyle w:val="WW-NormalWeb1"/>
              <w:widowControl w:val="0"/>
              <w:spacing w:before="0" w:after="0"/>
              <w:jc w:val="center"/>
              <w:rPr>
                <w:ins w:id="284" w:author="Mehmet Oğuz Ekşi" w:date="2021-04-21T13:05:00Z"/>
                <w:sz w:val="20"/>
                <w:szCs w:val="20"/>
              </w:rPr>
              <w:pPrChange w:id="285" w:author="Mehmet Oğuz Ekşi" w:date="2021-04-21T13:35:00Z">
                <w:pPr>
                  <w:pStyle w:val="WW-NormalWeb1"/>
                  <w:widowControl w:val="0"/>
                  <w:spacing w:before="0" w:after="0"/>
                  <w:jc w:val="both"/>
                </w:pPr>
              </w:pPrChange>
            </w:pPr>
            <w:ins w:id="286" w:author="Mehmet Oğuz Ekşi" w:date="2021-04-21T13:36:00Z">
              <w:r>
                <w:rPr>
                  <w:noProof/>
                  <w:sz w:val="20"/>
                  <w:szCs w:val="20"/>
                </w:rPr>
                <w:drawing>
                  <wp:inline distT="0" distB="0" distL="0" distR="0" wp14:anchorId="4ADEE4CA" wp14:editId="30CD3D5A">
                    <wp:extent cx="5581816" cy="3516483"/>
                    <wp:effectExtent l="0" t="0" r="0" b="8255"/>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5574" cy="3518850"/>
                            </a:xfrm>
                            <a:prstGeom prst="rect">
                              <a:avLst/>
                            </a:prstGeom>
                          </pic:spPr>
                        </pic:pic>
                      </a:graphicData>
                    </a:graphic>
                  </wp:inline>
                </w:drawing>
              </w:r>
            </w:ins>
          </w:p>
          <w:p w14:paraId="4914BE34" w14:textId="5CF668FE" w:rsidR="001B7CE9" w:rsidRDefault="001B7CE9">
            <w:pPr>
              <w:pStyle w:val="WW-NormalWeb1"/>
              <w:widowControl w:val="0"/>
              <w:spacing w:before="0" w:after="0"/>
              <w:jc w:val="center"/>
              <w:rPr>
                <w:ins w:id="287" w:author="Mehmet Oğuz Ekşi" w:date="2021-04-21T13:05:00Z"/>
                <w:sz w:val="20"/>
                <w:szCs w:val="20"/>
              </w:rPr>
              <w:pPrChange w:id="288" w:author="Mehmet Oğuz Ekşi" w:date="2021-04-21T13:06:00Z">
                <w:pPr>
                  <w:pStyle w:val="WW-NormalWeb1"/>
                  <w:widowControl w:val="0"/>
                  <w:spacing w:before="0" w:after="0"/>
                  <w:jc w:val="both"/>
                </w:pPr>
              </w:pPrChange>
            </w:pPr>
            <w:ins w:id="289" w:author="Mehmet Oğuz Ekşi" w:date="2021-04-21T13:06:00Z">
              <w:r>
                <w:rPr>
                  <w:sz w:val="20"/>
                  <w:szCs w:val="20"/>
                </w:rPr>
                <w:t>(Oyun ve kullanıcı arasındaki öğrenim algoritma</w:t>
              </w:r>
            </w:ins>
            <w:ins w:id="290" w:author="Mehmet Oğuz Ekşi" w:date="2021-04-21T13:07:00Z">
              <w:r>
                <w:rPr>
                  <w:sz w:val="20"/>
                  <w:szCs w:val="20"/>
                </w:rPr>
                <w:t>sı)</w:t>
              </w:r>
            </w:ins>
          </w:p>
          <w:p w14:paraId="784FD9EB" w14:textId="5D44FEB7" w:rsidR="001B7CE9" w:rsidRDefault="001B7CE9">
            <w:pPr>
              <w:pStyle w:val="WW-NormalWeb1"/>
              <w:widowControl w:val="0"/>
              <w:spacing w:before="0" w:after="0"/>
              <w:jc w:val="center"/>
              <w:rPr>
                <w:sz w:val="20"/>
                <w:szCs w:val="20"/>
              </w:rPr>
              <w:pPrChange w:id="291" w:author="Mehmet Oğuz Ekşi" w:date="2021-04-21T13:06:00Z">
                <w:pPr>
                  <w:pStyle w:val="WW-NormalWeb1"/>
                  <w:widowControl w:val="0"/>
                  <w:spacing w:before="0" w:after="0"/>
                  <w:jc w:val="both"/>
                </w:pPr>
              </w:pPrChange>
            </w:pPr>
            <w:ins w:id="292" w:author="Mehmet Oğuz Ekşi" w:date="2021-04-21T13:06:00Z">
              <w:r>
                <w:rPr>
                  <w:sz w:val="20"/>
                  <w:szCs w:val="20"/>
                </w:rPr>
                <w:t>(Görsel 1.6)</w:t>
              </w:r>
            </w:ins>
          </w:p>
          <w:p w14:paraId="361D4848" w14:textId="07D4298E" w:rsidR="001A1543" w:rsidRPr="008468F0" w:rsidRDefault="00924888" w:rsidP="00F26572">
            <w:pPr>
              <w:pStyle w:val="WW-NormalWeb1"/>
              <w:widowControl w:val="0"/>
              <w:spacing w:before="0" w:after="0"/>
              <w:jc w:val="both"/>
              <w:rPr>
                <w:b/>
                <w:bCs/>
                <w:sz w:val="22"/>
                <w:szCs w:val="22"/>
                <w:rPrChange w:id="293" w:author="Mehmet Oğuz Ekşi" w:date="2021-04-26T18:15:00Z">
                  <w:rPr>
                    <w:sz w:val="20"/>
                    <w:szCs w:val="20"/>
                  </w:rPr>
                </w:rPrChange>
              </w:rPr>
            </w:pPr>
            <w:r w:rsidRPr="008468F0">
              <w:rPr>
                <w:b/>
                <w:bCs/>
                <w:sz w:val="22"/>
                <w:szCs w:val="22"/>
                <w:rPrChange w:id="294" w:author="Mehmet Oğuz Ekşi" w:date="2021-04-26T18:15:00Z">
                  <w:rPr>
                    <w:sz w:val="20"/>
                    <w:szCs w:val="20"/>
                  </w:rPr>
                </w:rPrChange>
              </w:rPr>
              <w:t xml:space="preserve">Kullanıcı </w:t>
            </w:r>
            <w:r w:rsidR="000121C7" w:rsidRPr="008468F0">
              <w:rPr>
                <w:b/>
                <w:bCs/>
                <w:sz w:val="22"/>
                <w:szCs w:val="22"/>
                <w:rPrChange w:id="295" w:author="Mehmet Oğuz Ekşi" w:date="2021-04-26T18:15:00Z">
                  <w:rPr>
                    <w:sz w:val="20"/>
                    <w:szCs w:val="20"/>
                  </w:rPr>
                </w:rPrChange>
              </w:rPr>
              <w:t>örnek a</w:t>
            </w:r>
            <w:r w:rsidR="00743721" w:rsidRPr="008468F0">
              <w:rPr>
                <w:b/>
                <w:bCs/>
                <w:sz w:val="22"/>
                <w:szCs w:val="22"/>
                <w:rPrChange w:id="296" w:author="Mehmet Oğuz Ekşi" w:date="2021-04-26T18:15:00Z">
                  <w:rPr>
                    <w:sz w:val="20"/>
                    <w:szCs w:val="20"/>
                  </w:rPr>
                </w:rPrChange>
              </w:rPr>
              <w:t>lgoritmalar</w:t>
            </w:r>
            <w:r w:rsidRPr="008468F0">
              <w:rPr>
                <w:b/>
                <w:bCs/>
                <w:sz w:val="22"/>
                <w:szCs w:val="22"/>
                <w:rPrChange w:id="297" w:author="Mehmet Oğuz Ekşi" w:date="2021-04-26T18:15:00Z">
                  <w:rPr>
                    <w:sz w:val="20"/>
                    <w:szCs w:val="20"/>
                  </w:rPr>
                </w:rPrChange>
              </w:rPr>
              <w:t>ı</w:t>
            </w:r>
            <w:r w:rsidR="00743721" w:rsidRPr="008468F0">
              <w:rPr>
                <w:b/>
                <w:bCs/>
                <w:sz w:val="22"/>
                <w:szCs w:val="22"/>
                <w:rPrChange w:id="298" w:author="Mehmet Oğuz Ekşi" w:date="2021-04-26T18:15:00Z">
                  <w:rPr>
                    <w:sz w:val="20"/>
                    <w:szCs w:val="20"/>
                  </w:rPr>
                </w:rPrChange>
              </w:rPr>
              <w:t>:</w:t>
            </w:r>
          </w:p>
          <w:p w14:paraId="54868F01" w14:textId="5505738D" w:rsidR="00743721" w:rsidRDefault="00743721" w:rsidP="00743721">
            <w:pPr>
              <w:pStyle w:val="WW-NormalWeb1"/>
              <w:widowControl w:val="0"/>
              <w:numPr>
                <w:ilvl w:val="0"/>
                <w:numId w:val="18"/>
              </w:numPr>
              <w:spacing w:before="0" w:after="0"/>
              <w:jc w:val="both"/>
              <w:rPr>
                <w:sz w:val="20"/>
                <w:szCs w:val="20"/>
              </w:rPr>
            </w:pPr>
            <w:r>
              <w:rPr>
                <w:sz w:val="20"/>
                <w:szCs w:val="20"/>
              </w:rPr>
              <w:t>Kullanıcı verilen bilgiyle yapmış olduğu oyun içerisindeki hareket uyuşmadığı zaman kullanıcıya negatif cevap verilecektir.Kullanıcının başarısız olduğu anlaşılacaktır.Aynı şekilde eğer ki verilen bilgiyle yapılmış olan iş uyuşuyorsa başarılı mesajı verilecektir.</w:t>
            </w:r>
          </w:p>
          <w:p w14:paraId="4D2EC0A3" w14:textId="2DCFF9E1" w:rsidR="00743721" w:rsidRDefault="00743721" w:rsidP="00743721">
            <w:pPr>
              <w:pStyle w:val="WW-NormalWeb1"/>
              <w:widowControl w:val="0"/>
              <w:numPr>
                <w:ilvl w:val="0"/>
                <w:numId w:val="18"/>
              </w:numPr>
              <w:spacing w:before="0" w:after="0"/>
              <w:jc w:val="both"/>
              <w:rPr>
                <w:sz w:val="20"/>
                <w:szCs w:val="20"/>
              </w:rPr>
            </w:pPr>
            <w:r>
              <w:rPr>
                <w:sz w:val="20"/>
                <w:szCs w:val="20"/>
              </w:rPr>
              <w:t>Kullanıcıdan istenilen hareketin yapılamaması veya yetersiz kalması durumunda kullanıcının öğrenimin eksikliği tespit edilecektir.Oyun kullanıcıya ek ipucular verecek veya eksik görülen bilgiler tekrar verilerek kullanıcıyı tekrar öğrenimi isteyecektir.</w:t>
            </w:r>
          </w:p>
          <w:p w14:paraId="0F48DAFD" w14:textId="5FEA56E1" w:rsidR="00924888" w:rsidRPr="00855CF0" w:rsidRDefault="00924888" w:rsidP="00924888">
            <w:pPr>
              <w:pStyle w:val="WW-NormalWeb1"/>
              <w:widowControl w:val="0"/>
              <w:numPr>
                <w:ilvl w:val="0"/>
                <w:numId w:val="18"/>
              </w:numPr>
              <w:spacing w:before="0" w:after="0"/>
              <w:jc w:val="both"/>
              <w:rPr>
                <w:sz w:val="20"/>
                <w:szCs w:val="20"/>
              </w:rPr>
            </w:pPr>
            <w:r>
              <w:rPr>
                <w:sz w:val="20"/>
                <w:szCs w:val="20"/>
              </w:rPr>
              <w:t>Kullanıcının tekrar tekrar hata yapması sonucu farklı öğrenim tarzları denenecektir.Alternatif bilgi verme tarzları denenecektir.</w:t>
            </w:r>
          </w:p>
          <w:p w14:paraId="0D887DB9" w14:textId="2D2CE19F" w:rsidR="00924888" w:rsidRDefault="00924888" w:rsidP="00924888">
            <w:pPr>
              <w:pStyle w:val="WW-NormalWeb1"/>
              <w:widowControl w:val="0"/>
              <w:spacing w:before="0" w:after="0"/>
              <w:jc w:val="both"/>
              <w:rPr>
                <w:sz w:val="20"/>
                <w:szCs w:val="20"/>
              </w:rPr>
            </w:pPr>
            <w:r>
              <w:rPr>
                <w:sz w:val="20"/>
                <w:szCs w:val="20"/>
              </w:rPr>
              <w:t>Bunlar kullanıcı üzerine kurulu algoritmalardır.Fakat oyun içerisinde oyun geliştirmesinde oluşabilecek hatalar tespit edilebilmek için, oyun içerisinde istatistikler ve kullanıcı sonuçları kayıt altına tutulacaktır.Bunlar sayesinde istatistiksel sonuçlarda çıkartılacaktır.Bu istatistiksel sonuçlara göre oyun kendi içerisinde gerek duyduğu değişiklikleri, içerisine daha önceden yazılmış algoritmalar ile değiştirecektir.</w:t>
            </w:r>
          </w:p>
          <w:p w14:paraId="70A1073C" w14:textId="5B15E87D" w:rsidR="00924888" w:rsidRPr="008468F0" w:rsidRDefault="00924888" w:rsidP="00924888">
            <w:pPr>
              <w:pStyle w:val="WW-NormalWeb1"/>
              <w:widowControl w:val="0"/>
              <w:spacing w:before="0" w:after="0"/>
              <w:jc w:val="both"/>
              <w:rPr>
                <w:b/>
                <w:bCs/>
                <w:sz w:val="22"/>
                <w:szCs w:val="22"/>
                <w:rPrChange w:id="299" w:author="Mehmet Oğuz Ekşi" w:date="2021-04-26T18:15:00Z">
                  <w:rPr>
                    <w:sz w:val="20"/>
                    <w:szCs w:val="20"/>
                  </w:rPr>
                </w:rPrChange>
              </w:rPr>
            </w:pPr>
            <w:r w:rsidRPr="008468F0">
              <w:rPr>
                <w:b/>
                <w:bCs/>
                <w:sz w:val="22"/>
                <w:szCs w:val="22"/>
                <w:rPrChange w:id="300" w:author="Mehmet Oğuz Ekşi" w:date="2021-04-26T18:15:00Z">
                  <w:rPr>
                    <w:sz w:val="20"/>
                    <w:szCs w:val="20"/>
                  </w:rPr>
                </w:rPrChange>
              </w:rPr>
              <w:t xml:space="preserve">İstatistiksel sonuçlara göre </w:t>
            </w:r>
            <w:r w:rsidR="000121C7" w:rsidRPr="008468F0">
              <w:rPr>
                <w:b/>
                <w:bCs/>
                <w:sz w:val="22"/>
                <w:szCs w:val="22"/>
                <w:rPrChange w:id="301" w:author="Mehmet Oğuz Ekşi" w:date="2021-04-26T18:15:00Z">
                  <w:rPr>
                    <w:sz w:val="20"/>
                    <w:szCs w:val="20"/>
                  </w:rPr>
                </w:rPrChange>
              </w:rPr>
              <w:t xml:space="preserve">örnek </w:t>
            </w:r>
            <w:r w:rsidRPr="008468F0">
              <w:rPr>
                <w:b/>
                <w:bCs/>
                <w:sz w:val="22"/>
                <w:szCs w:val="22"/>
                <w:rPrChange w:id="302" w:author="Mehmet Oğuz Ekşi" w:date="2021-04-26T18:15:00Z">
                  <w:rPr>
                    <w:sz w:val="20"/>
                    <w:szCs w:val="20"/>
                  </w:rPr>
                </w:rPrChange>
              </w:rPr>
              <w:t>oluşabilecek durumlar:</w:t>
            </w:r>
          </w:p>
          <w:p w14:paraId="4582F1BA" w14:textId="1E45A936" w:rsidR="00924888" w:rsidRDefault="00924888" w:rsidP="00924888">
            <w:pPr>
              <w:pStyle w:val="WW-NormalWeb1"/>
              <w:widowControl w:val="0"/>
              <w:numPr>
                <w:ilvl w:val="0"/>
                <w:numId w:val="19"/>
              </w:numPr>
              <w:spacing w:before="0" w:after="0"/>
              <w:jc w:val="both"/>
              <w:rPr>
                <w:sz w:val="20"/>
                <w:szCs w:val="20"/>
              </w:rPr>
            </w:pPr>
            <w:r>
              <w:rPr>
                <w:sz w:val="20"/>
                <w:szCs w:val="20"/>
              </w:rPr>
              <w:t>Öğretilmek istenilen bilgi, kullanıcıya aktarılırken, kullanıcının tekrar tekrar bu bilgiyi öğrenememesi ve bunu bir çok defa tekrar etmesi sonucu, komple farklı bir öğrenim seçeneği sunacak.</w:t>
            </w:r>
          </w:p>
          <w:p w14:paraId="717931BD" w14:textId="103FAD85" w:rsidR="00924888" w:rsidRDefault="008500E8" w:rsidP="00924888">
            <w:pPr>
              <w:pStyle w:val="WW-NormalWeb1"/>
              <w:widowControl w:val="0"/>
              <w:numPr>
                <w:ilvl w:val="0"/>
                <w:numId w:val="19"/>
              </w:numPr>
              <w:spacing w:before="0" w:after="0"/>
              <w:jc w:val="both"/>
              <w:rPr>
                <w:sz w:val="20"/>
                <w:szCs w:val="20"/>
              </w:rPr>
            </w:pPr>
            <w:r>
              <w:rPr>
                <w:sz w:val="20"/>
                <w:szCs w:val="20"/>
              </w:rPr>
              <w:t>Kullanıcı ve oyun iletişimi için kurulan kullanıcı arayüzü üzerindeki hareketler kayıt altına tutulacaktır.Bu hareketlerde görülen hatalar tekrar edilmesi sonucu kullanıcıya arayüz hakkında bilgiler verilecek veya kullanıcı arayüzünü değiştirme imkanı tanıyacaktır.</w:t>
            </w:r>
          </w:p>
          <w:p w14:paraId="15733270" w14:textId="3F757ED7" w:rsidR="005D1E25" w:rsidDel="00153854" w:rsidRDefault="0065542F" w:rsidP="00153854">
            <w:pPr>
              <w:pStyle w:val="WW-NormalWeb1"/>
              <w:widowControl w:val="0"/>
              <w:numPr>
                <w:ilvl w:val="0"/>
                <w:numId w:val="19"/>
              </w:numPr>
              <w:spacing w:before="0" w:after="0"/>
              <w:jc w:val="both"/>
              <w:rPr>
                <w:del w:id="303" w:author="Mehmet Oğuz Ekşi" w:date="2021-04-21T14:18:00Z"/>
                <w:sz w:val="20"/>
                <w:szCs w:val="20"/>
              </w:rPr>
            </w:pPr>
            <w:r>
              <w:rPr>
                <w:sz w:val="20"/>
                <w:szCs w:val="20"/>
              </w:rPr>
              <w:t>Kullanıcının ard arda başarılı bir şekilde başarması sonucu bilginin detaylılığı önceden arttılacaktır.Bu sayede kullanıcı öğrenim zamanı kısalacaktır.</w:t>
            </w:r>
          </w:p>
          <w:p w14:paraId="198FCD4F" w14:textId="77777777" w:rsidR="00153854" w:rsidRDefault="00153854" w:rsidP="005D1E25">
            <w:pPr>
              <w:pStyle w:val="WW-NormalWeb1"/>
              <w:widowControl w:val="0"/>
              <w:numPr>
                <w:ilvl w:val="0"/>
                <w:numId w:val="19"/>
              </w:numPr>
              <w:spacing w:before="0" w:after="0"/>
              <w:jc w:val="both"/>
              <w:rPr>
                <w:ins w:id="304" w:author="Mehmet Oğuz Ekşi" w:date="2021-04-21T14:18:00Z"/>
                <w:sz w:val="20"/>
                <w:szCs w:val="20"/>
              </w:rPr>
            </w:pPr>
          </w:p>
          <w:p w14:paraId="35EBAF5C" w14:textId="376B7CE0" w:rsidR="00FB352B" w:rsidDel="006E1A6A" w:rsidRDefault="00153854">
            <w:pPr>
              <w:pStyle w:val="WW-NormalWeb1"/>
              <w:widowControl w:val="0"/>
              <w:spacing w:before="0" w:after="0"/>
              <w:jc w:val="both"/>
              <w:rPr>
                <w:del w:id="305" w:author="Mehmet Oğuz Ekşi" w:date="2021-04-21T13:36:00Z"/>
                <w:sz w:val="20"/>
                <w:szCs w:val="20"/>
              </w:rPr>
            </w:pPr>
            <w:ins w:id="306" w:author="Mehmet Oğuz Ekşi" w:date="2021-04-21T14:18:00Z">
              <w:r>
                <w:rPr>
                  <w:sz w:val="20"/>
                  <w:szCs w:val="20"/>
                </w:rPr>
                <w:t>B</w:t>
              </w:r>
            </w:ins>
            <w:ins w:id="307" w:author="Mehmet Oğuz Ekşi" w:date="2021-04-21T14:19:00Z">
              <w:r>
                <w:rPr>
                  <w:sz w:val="20"/>
                  <w:szCs w:val="20"/>
                </w:rPr>
                <w:t>unlar ve bunun gibi öğrenimin verimliliğini arttıran hedefler ile öğrenimin</w:t>
              </w:r>
            </w:ins>
            <w:ins w:id="308" w:author="Mehmet Oğuz Ekşi" w:date="2021-04-21T14:20:00Z">
              <w:r>
                <w:rPr>
                  <w:sz w:val="20"/>
                  <w:szCs w:val="20"/>
                </w:rPr>
                <w:t xml:space="preserve"> verimliliğini arttıran tarzlar kullanılacaktır.</w:t>
              </w:r>
            </w:ins>
            <w:ins w:id="309" w:author="Mehmet Oğuz Ekşi" w:date="2021-04-21T14:21:00Z">
              <w:r>
                <w:rPr>
                  <w:sz w:val="20"/>
                  <w:szCs w:val="20"/>
                </w:rPr>
                <w:t>Ayrıca bu yazılan maddelerin veya özelliklerin bir çoğu günümüzdeki öğrenim sürecinde eksiktir. Bunları amaçlayarak geliştirilen projeler ise sınırlıdır. Bu projeler ise genellikle site üzerinden</w:t>
              </w:r>
            </w:ins>
            <w:ins w:id="310" w:author="Mehmet Oğuz Ekşi" w:date="2021-04-21T14:22:00Z">
              <w:r>
                <w:rPr>
                  <w:sz w:val="20"/>
                  <w:szCs w:val="20"/>
                </w:rPr>
                <w:t xml:space="preserve">, yazılımsal olarak düşük ve basit konuları ele alan site oyunlarıdır. Bizim özgünlüğümüz burada karmaşık, detaylı konuyu fizik motoru gibi detaylı bir yazılım ile </w:t>
              </w:r>
            </w:ins>
            <w:ins w:id="311" w:author="Mehmet Oğuz Ekşi" w:date="2021-04-21T14:23:00Z">
              <w:r>
                <w:rPr>
                  <w:sz w:val="20"/>
                  <w:szCs w:val="20"/>
                </w:rPr>
                <w:t>kişiye farklı anlatım tarzlarını bir araya getirerek kişiye öğrenim sağlamaktır.</w:t>
              </w:r>
            </w:ins>
            <w:del w:id="312" w:author="Mehmet Oğuz Ekşi" w:date="2021-04-21T14:18:00Z">
              <w:r w:rsidR="005D1E25" w:rsidDel="00153854">
                <w:rPr>
                  <w:sz w:val="20"/>
                  <w:szCs w:val="20"/>
                </w:rPr>
                <w:delText xml:space="preserve">   Oyun motoru içerisinde detaylıca bir çok istatik tutulacaktır.Bu istatistikler güncel olarak verimliliğini görebilmemizi sağlayacaktır.</w:delText>
              </w:r>
            </w:del>
          </w:p>
          <w:p w14:paraId="06FE204B" w14:textId="4457084C" w:rsidR="002622C0" w:rsidRPr="002622C0" w:rsidDel="006E1A6A" w:rsidRDefault="00B9707B">
            <w:pPr>
              <w:pStyle w:val="WW-NormalWeb1"/>
              <w:widowControl w:val="0"/>
              <w:spacing w:before="0" w:after="0"/>
              <w:rPr>
                <w:del w:id="313" w:author="Mehmet Oğuz Ekşi" w:date="2021-04-21T13:36:00Z"/>
                <w:sz w:val="20"/>
                <w:szCs w:val="20"/>
                <w:lang w:val="en-US"/>
              </w:rPr>
              <w:pPrChange w:id="314" w:author="Mehmet Oğuz Ekşi" w:date="2021-04-21T14:18:00Z">
                <w:pPr>
                  <w:pStyle w:val="WW-NormalWeb1"/>
                  <w:widowControl w:val="0"/>
                  <w:spacing w:before="0" w:after="0"/>
                  <w:jc w:val="center"/>
                </w:pPr>
              </w:pPrChange>
            </w:pPr>
            <w:del w:id="315" w:author="Mehmet Oğuz Ekşi" w:date="2021-04-21T13:36:00Z">
              <w:r w:rsidDel="006E1A6A">
                <w:rPr>
                  <w:sz w:val="20"/>
                  <w:szCs w:val="20"/>
                </w:rPr>
                <w:delText>(</w:delText>
              </w:r>
              <w:r w:rsidR="00792E64" w:rsidDel="006E1A6A">
                <w:rPr>
                  <w:sz w:val="20"/>
                  <w:szCs w:val="20"/>
                </w:rPr>
                <w:delText>Örnek kişinin hareketlerine bağlı a</w:delText>
              </w:r>
              <w:r w:rsidR="002622C0" w:rsidDel="006E1A6A">
                <w:rPr>
                  <w:sz w:val="20"/>
                  <w:szCs w:val="20"/>
                </w:rPr>
                <w:delText>lgoritma görselleri</w:delText>
              </w:r>
              <w:r w:rsidR="00792E64" w:rsidDel="006E1A6A">
                <w:rPr>
                  <w:sz w:val="20"/>
                  <w:szCs w:val="20"/>
                </w:rPr>
                <w:delText>, oyun motorluyla olan bağlantıda çizilecek</w:delText>
              </w:r>
              <w:r w:rsidDel="006E1A6A">
                <w:rPr>
                  <w:sz w:val="20"/>
                  <w:szCs w:val="20"/>
                </w:rPr>
                <w:delText>)</w:delText>
              </w:r>
            </w:del>
          </w:p>
          <w:p w14:paraId="0585A30C" w14:textId="16393DD6" w:rsidR="00855CF0" w:rsidDel="006E1A6A" w:rsidRDefault="00617D0E">
            <w:pPr>
              <w:pStyle w:val="WW-NormalWeb1"/>
              <w:widowControl w:val="0"/>
              <w:spacing w:before="0" w:after="0"/>
              <w:rPr>
                <w:del w:id="316" w:author="Mehmet Oğuz Ekşi" w:date="2021-04-21T13:36:00Z"/>
                <w:sz w:val="20"/>
                <w:szCs w:val="20"/>
              </w:rPr>
              <w:pPrChange w:id="317" w:author="Mehmet Oğuz Ekşi" w:date="2021-04-21T14:18:00Z">
                <w:pPr>
                  <w:pStyle w:val="WW-NormalWeb1"/>
                  <w:widowControl w:val="0"/>
                  <w:spacing w:before="0" w:after="0"/>
                  <w:jc w:val="center"/>
                </w:pPr>
              </w:pPrChange>
            </w:pPr>
            <w:del w:id="318" w:author="Mehmet Oğuz Ekşi" w:date="2021-04-21T13:36:00Z">
              <w:r w:rsidDel="006E1A6A">
                <w:rPr>
                  <w:sz w:val="20"/>
                  <w:szCs w:val="20"/>
                </w:rPr>
                <w:delText>(Görsel 1.</w:delText>
              </w:r>
            </w:del>
            <w:del w:id="319" w:author="Mehmet Oğuz Ekşi" w:date="2021-04-20T15:24:00Z">
              <w:r w:rsidDel="00FB352B">
                <w:rPr>
                  <w:sz w:val="20"/>
                  <w:szCs w:val="20"/>
                </w:rPr>
                <w:delText>4</w:delText>
              </w:r>
            </w:del>
            <w:del w:id="320" w:author="Mehmet Oğuz Ekşi" w:date="2021-04-21T13:36:00Z">
              <w:r w:rsidDel="006E1A6A">
                <w:rPr>
                  <w:sz w:val="20"/>
                  <w:szCs w:val="20"/>
                </w:rPr>
                <w:delText>)</w:delText>
              </w:r>
            </w:del>
          </w:p>
          <w:p w14:paraId="7089BA94" w14:textId="6EC7BE04" w:rsidR="00141B7A" w:rsidDel="00BC180B" w:rsidRDefault="00141B7A">
            <w:pPr>
              <w:pStyle w:val="WW-NormalWeb1"/>
              <w:widowControl w:val="0"/>
              <w:spacing w:before="0" w:after="0"/>
              <w:jc w:val="both"/>
              <w:rPr>
                <w:del w:id="321" w:author="Mehmet Oğuz Ekşi" w:date="2021-04-21T14:24:00Z"/>
                <w:sz w:val="20"/>
                <w:szCs w:val="20"/>
              </w:rPr>
              <w:pPrChange w:id="322" w:author="Mehmet Oğuz Ekşi" w:date="2021-04-21T14:18:00Z">
                <w:pPr>
                  <w:pStyle w:val="WW-NormalWeb1"/>
                  <w:widowControl w:val="0"/>
                  <w:spacing w:before="0" w:after="0"/>
                  <w:jc w:val="center"/>
                </w:pPr>
              </w:pPrChange>
            </w:pPr>
          </w:p>
          <w:p w14:paraId="366B8987" w14:textId="17283E56" w:rsidR="00F22724" w:rsidRDefault="00F22724" w:rsidP="00F22724">
            <w:pPr>
              <w:pStyle w:val="WW-NormalWeb1"/>
              <w:widowControl w:val="0"/>
              <w:spacing w:before="0" w:after="0"/>
              <w:rPr>
                <w:ins w:id="323" w:author="Mehmet Oğuz Ekşi" w:date="2021-04-21T14:15:00Z"/>
                <w:sz w:val="20"/>
                <w:szCs w:val="20"/>
              </w:rPr>
            </w:pPr>
          </w:p>
          <w:p w14:paraId="7DEC1752" w14:textId="43C228BC" w:rsidR="00FD521A" w:rsidRPr="00BC180B" w:rsidRDefault="00FD521A" w:rsidP="00F22724">
            <w:pPr>
              <w:pStyle w:val="WW-NormalWeb1"/>
              <w:widowControl w:val="0"/>
              <w:spacing w:before="0" w:after="0"/>
              <w:rPr>
                <w:ins w:id="324" w:author="Mehmet Oğuz Ekşi" w:date="2021-04-21T13:57:00Z"/>
                <w:color w:val="FF0000"/>
                <w:sz w:val="20"/>
                <w:szCs w:val="20"/>
                <w:rPrChange w:id="325" w:author="Mehmet Oğuz Ekşi" w:date="2021-04-21T14:24:00Z">
                  <w:rPr>
                    <w:ins w:id="326" w:author="Mehmet Oğuz Ekşi" w:date="2021-04-21T13:57:00Z"/>
                    <w:sz w:val="20"/>
                    <w:szCs w:val="20"/>
                  </w:rPr>
                </w:rPrChange>
              </w:rPr>
            </w:pPr>
            <w:ins w:id="327" w:author="Mehmet Oğuz Ekşi" w:date="2021-04-21T14:15:00Z">
              <w:r w:rsidRPr="00BC180B">
                <w:rPr>
                  <w:color w:val="FF0000"/>
                  <w:sz w:val="20"/>
                  <w:szCs w:val="20"/>
                  <w:lang w:val="en-US"/>
                  <w:rPrChange w:id="328" w:author="Mehmet Oğuz Ekşi" w:date="2021-04-21T14:24:00Z">
                    <w:rPr>
                      <w:sz w:val="20"/>
                      <w:szCs w:val="20"/>
                      <w:lang w:val="en-US"/>
                    </w:rPr>
                  </w:rPrChange>
                </w:rPr>
                <w:lastRenderedPageBreak/>
                <w:t>//Literatürden örnek ve</w:t>
              </w:r>
            </w:ins>
            <w:ins w:id="329" w:author="Mehmet Oğuz Ekşi" w:date="2021-04-21T14:16:00Z">
              <w:r w:rsidRPr="00BC180B">
                <w:rPr>
                  <w:color w:val="FF0000"/>
                  <w:sz w:val="20"/>
                  <w:szCs w:val="20"/>
                  <w:lang w:val="en-US"/>
                  <w:rPrChange w:id="330" w:author="Mehmet Oğuz Ekşi" w:date="2021-04-21T14:24:00Z">
                    <w:rPr>
                      <w:sz w:val="20"/>
                      <w:szCs w:val="20"/>
                      <w:lang w:val="en-US"/>
                    </w:rPr>
                  </w:rPrChange>
                </w:rPr>
                <w:t xml:space="preserve"> bizim amacımız</w:t>
              </w:r>
            </w:ins>
          </w:p>
          <w:p w14:paraId="1F4276DE" w14:textId="52F0DE19" w:rsidR="00F22724" w:rsidRDefault="00F22724" w:rsidP="00F22724">
            <w:pPr>
              <w:pStyle w:val="WW-NormalWeb1"/>
              <w:widowControl w:val="0"/>
              <w:spacing w:before="0" w:after="0"/>
              <w:rPr>
                <w:ins w:id="331" w:author="Mehmet Oğuz Ekşi" w:date="2021-04-21T14:07:00Z"/>
                <w:sz w:val="20"/>
                <w:szCs w:val="20"/>
              </w:rPr>
            </w:pPr>
            <w:ins w:id="332" w:author="Mehmet Oğuz Ekşi" w:date="2021-04-21T13:57:00Z">
              <w:r>
                <w:rPr>
                  <w:sz w:val="20"/>
                  <w:szCs w:val="20"/>
                </w:rPr>
                <w:t xml:space="preserve">   Günümüzde </w:t>
              </w:r>
            </w:ins>
            <w:ins w:id="333" w:author="Mehmet Oğuz Ekşi" w:date="2021-04-21T13:58:00Z">
              <w:r>
                <w:rPr>
                  <w:sz w:val="20"/>
                  <w:szCs w:val="20"/>
                </w:rPr>
                <w:t xml:space="preserve">oyunlar </w:t>
              </w:r>
            </w:ins>
            <w:ins w:id="334" w:author="Mehmet Oğuz Ekşi" w:date="2021-04-21T13:59:00Z">
              <w:r>
                <w:rPr>
                  <w:sz w:val="20"/>
                  <w:szCs w:val="20"/>
                </w:rPr>
                <w:t>ile daha çok eğlence amaçlanmaktadır. Oyunlar ile öğrenim sağlamayı hedefleyen proje sayısı ile eğlenceyi amaçlayan proje</w:t>
              </w:r>
            </w:ins>
            <w:ins w:id="335" w:author="Mehmet Oğuz Ekşi" w:date="2021-04-21T14:00:00Z">
              <w:r>
                <w:rPr>
                  <w:sz w:val="20"/>
                  <w:szCs w:val="20"/>
                </w:rPr>
                <w:t xml:space="preserve"> sayısı karşılaştırıldığında, oyunlarla öğrenim neredeyse hiç yoktur. Fakat eğlence bazlı </w:t>
              </w:r>
            </w:ins>
            <w:ins w:id="336" w:author="Mehmet Oğuz Ekşi" w:date="2021-04-21T14:01:00Z">
              <w:r>
                <w:rPr>
                  <w:sz w:val="20"/>
                  <w:szCs w:val="20"/>
                </w:rPr>
                <w:t xml:space="preserve">oyunlar arasında dolaylı yoldan öğrenim sağlayanlar vardır.Örneğin: </w:t>
              </w:r>
            </w:ins>
            <w:customXmlInsRangeStart w:id="337" w:author="Mehmet Oğuz Ekşi" w:date="2021-04-21T14:02:00Z"/>
            <w:sdt>
              <w:sdtPr>
                <w:rPr>
                  <w:sz w:val="20"/>
                  <w:szCs w:val="20"/>
                </w:rPr>
                <w:id w:val="16202666"/>
                <w:citation/>
              </w:sdtPr>
              <w:sdtEndPr/>
              <w:sdtContent>
                <w:customXmlInsRangeEnd w:id="337"/>
                <w:ins w:id="338" w:author="Mehmet Oğuz Ekşi" w:date="2021-04-21T14:02:00Z">
                  <w:r>
                    <w:rPr>
                      <w:sz w:val="20"/>
                      <w:szCs w:val="20"/>
                    </w:rPr>
                    <w:fldChar w:fldCharType="begin"/>
                  </w:r>
                  <w:r>
                    <w:rPr>
                      <w:sz w:val="20"/>
                      <w:szCs w:val="20"/>
                    </w:rPr>
                    <w:instrText xml:space="preserve"> CITATION Tot19 \l 1055 </w:instrText>
                  </w:r>
                </w:ins>
                <w:r>
                  <w:rPr>
                    <w:sz w:val="20"/>
                    <w:szCs w:val="20"/>
                  </w:rPr>
                  <w:fldChar w:fldCharType="separate"/>
                </w:r>
                <w:r w:rsidR="003825BC" w:rsidRPr="003825BC">
                  <w:rPr>
                    <w:noProof/>
                    <w:sz w:val="20"/>
                    <w:szCs w:val="20"/>
                  </w:rPr>
                  <w:t>(Total War Three Kingdoms, 2019)</w:t>
                </w:r>
                <w:ins w:id="339" w:author="Mehmet Oğuz Ekşi" w:date="2021-04-21T14:02:00Z">
                  <w:r>
                    <w:rPr>
                      <w:sz w:val="20"/>
                      <w:szCs w:val="20"/>
                    </w:rPr>
                    <w:fldChar w:fldCharType="end"/>
                  </w:r>
                </w:ins>
                <w:customXmlInsRangeStart w:id="340" w:author="Mehmet Oğuz Ekşi" w:date="2021-04-21T14:02:00Z"/>
              </w:sdtContent>
            </w:sdt>
            <w:customXmlInsRangeEnd w:id="340"/>
            <w:ins w:id="341" w:author="Mehmet Oğuz Ekşi" w:date="2021-04-21T14:02:00Z">
              <w:r>
                <w:rPr>
                  <w:sz w:val="20"/>
                  <w:szCs w:val="20"/>
                </w:rPr>
                <w:t xml:space="preserve">, total war serisinden three kingdoms olan oyun Çin tarihinin bir bölümü üzerine kuruludur. </w:t>
              </w:r>
            </w:ins>
            <w:ins w:id="342" w:author="Mehmet Oğuz Ekşi" w:date="2021-04-21T14:04:00Z">
              <w:r>
                <w:rPr>
                  <w:sz w:val="20"/>
                  <w:szCs w:val="20"/>
                </w:rPr>
                <w:t xml:space="preserve">Çin tarihinde han imparatorluğunun düşüşünü ve tekrardan toplarlanmasını anlatan bir tarih </w:t>
              </w:r>
            </w:ins>
            <w:ins w:id="343" w:author="Mehmet Oğuz Ekşi" w:date="2021-04-21T14:05:00Z">
              <w:r>
                <w:rPr>
                  <w:sz w:val="20"/>
                  <w:szCs w:val="20"/>
                </w:rPr>
                <w:t>anlatmaktadır. Temel amacı yine eğlencedir, fakat kullanıcı oyunu oynarken o zamanda büyük roller oynamış insanları, konuları oyun içerisinde görmektedir. Kullanıcı o t</w:t>
              </w:r>
            </w:ins>
            <w:ins w:id="344" w:author="Mehmet Oğuz Ekşi" w:date="2021-04-21T14:06:00Z">
              <w:r>
                <w:rPr>
                  <w:sz w:val="20"/>
                  <w:szCs w:val="20"/>
                </w:rPr>
                <w:t>arihteki önemli rol oynayan kişiyi oynayarak, o kişiyi anlamaya çalışıyor ve o kişiyi anladıktan sonra tarih içerisinde etkileşim içerisine giriyor. Kısaca dolaylı yoldan eğlenerek tarih bilgisi öğrenmiş oluyor.</w:t>
              </w:r>
            </w:ins>
          </w:p>
          <w:p w14:paraId="4336166C" w14:textId="072FB47B" w:rsidR="00F22724" w:rsidRDefault="00F22724" w:rsidP="00F22724">
            <w:pPr>
              <w:pStyle w:val="WW-NormalWeb1"/>
              <w:widowControl w:val="0"/>
              <w:spacing w:before="0" w:after="0"/>
              <w:rPr>
                <w:ins w:id="345" w:author="Mehmet Oğuz Ekşi" w:date="2021-04-21T14:08:00Z"/>
                <w:sz w:val="20"/>
                <w:szCs w:val="20"/>
              </w:rPr>
            </w:pPr>
            <w:ins w:id="346" w:author="Mehmet Oğuz Ekşi" w:date="2021-04-21T14:07:00Z">
              <w:r>
                <w:rPr>
                  <w:sz w:val="20"/>
                  <w:szCs w:val="20"/>
                </w:rPr>
                <w:t xml:space="preserve">   Direk olarak bir okul konusunu veya zeka gelişmini sağlayan projelere örnek verecek olursak.</w:t>
              </w:r>
            </w:ins>
          </w:p>
          <w:p w14:paraId="3D28F4CA" w14:textId="4A864023" w:rsidR="00362710" w:rsidRDefault="00C42A4F" w:rsidP="00362710">
            <w:pPr>
              <w:pStyle w:val="WW-NormalWeb1"/>
              <w:widowControl w:val="0"/>
              <w:numPr>
                <w:ilvl w:val="0"/>
                <w:numId w:val="24"/>
              </w:numPr>
              <w:spacing w:before="0" w:after="0"/>
              <w:rPr>
                <w:ins w:id="347" w:author="Mehmet Oğuz Ekşi" w:date="2021-04-21T14:08:00Z"/>
                <w:sz w:val="20"/>
                <w:szCs w:val="20"/>
              </w:rPr>
            </w:pPr>
            <w:customXmlInsRangeStart w:id="348" w:author="Mehmet Oğuz Ekşi" w:date="2021-04-21T14:08:00Z"/>
            <w:sdt>
              <w:sdtPr>
                <w:rPr>
                  <w:sz w:val="20"/>
                  <w:szCs w:val="20"/>
                </w:rPr>
                <w:id w:val="1020207613"/>
                <w:citation/>
              </w:sdtPr>
              <w:sdtEndPr/>
              <w:sdtContent>
                <w:customXmlInsRangeEnd w:id="348"/>
                <w:ins w:id="349" w:author="Mehmet Oğuz Ekşi" w:date="2021-04-21T14:08:00Z">
                  <w:r w:rsidR="00362710">
                    <w:rPr>
                      <w:sz w:val="20"/>
                      <w:szCs w:val="20"/>
                    </w:rPr>
                    <w:fldChar w:fldCharType="begin"/>
                  </w:r>
                  <w:r w:rsidR="00362710">
                    <w:rPr>
                      <w:sz w:val="20"/>
                      <w:szCs w:val="20"/>
                    </w:rPr>
                    <w:instrText xml:space="preserve"> CITATION Fun21 \l 1055 </w:instrText>
                  </w:r>
                </w:ins>
                <w:r w:rsidR="00362710">
                  <w:rPr>
                    <w:sz w:val="20"/>
                    <w:szCs w:val="20"/>
                  </w:rPr>
                  <w:fldChar w:fldCharType="separate"/>
                </w:r>
                <w:r w:rsidR="003825BC" w:rsidRPr="003825BC">
                  <w:rPr>
                    <w:noProof/>
                    <w:sz w:val="20"/>
                    <w:szCs w:val="20"/>
                  </w:rPr>
                  <w:t>(Funbrain.com, 2021)</w:t>
                </w:r>
                <w:ins w:id="350" w:author="Mehmet Oğuz Ekşi" w:date="2021-04-21T14:08:00Z">
                  <w:r w:rsidR="00362710">
                    <w:rPr>
                      <w:sz w:val="20"/>
                      <w:szCs w:val="20"/>
                    </w:rPr>
                    <w:fldChar w:fldCharType="end"/>
                  </w:r>
                </w:ins>
                <w:customXmlInsRangeStart w:id="351" w:author="Mehmet Oğuz Ekşi" w:date="2021-04-21T14:08:00Z"/>
              </w:sdtContent>
            </w:sdt>
            <w:customXmlInsRangeEnd w:id="351"/>
          </w:p>
          <w:p w14:paraId="41C378B2" w14:textId="4EC7A2ED" w:rsidR="00362710" w:rsidRDefault="00C42A4F" w:rsidP="00362710">
            <w:pPr>
              <w:pStyle w:val="WW-NormalWeb1"/>
              <w:widowControl w:val="0"/>
              <w:numPr>
                <w:ilvl w:val="0"/>
                <w:numId w:val="24"/>
              </w:numPr>
              <w:spacing w:before="0" w:after="0"/>
              <w:rPr>
                <w:ins w:id="352" w:author="Mehmet Oğuz Ekşi" w:date="2021-04-21T14:08:00Z"/>
                <w:sz w:val="20"/>
                <w:szCs w:val="20"/>
              </w:rPr>
            </w:pPr>
            <w:customXmlInsRangeStart w:id="353" w:author="Mehmet Oğuz Ekşi" w:date="2021-04-21T14:08:00Z"/>
            <w:sdt>
              <w:sdtPr>
                <w:rPr>
                  <w:sz w:val="20"/>
                  <w:szCs w:val="20"/>
                </w:rPr>
                <w:id w:val="601849591"/>
                <w:citation/>
              </w:sdtPr>
              <w:sdtEndPr/>
              <w:sdtContent>
                <w:customXmlInsRangeEnd w:id="353"/>
                <w:ins w:id="354" w:author="Mehmet Oğuz Ekşi" w:date="2021-04-21T14:08:00Z">
                  <w:r w:rsidR="00362710">
                    <w:rPr>
                      <w:sz w:val="20"/>
                      <w:szCs w:val="20"/>
                    </w:rPr>
                    <w:fldChar w:fldCharType="begin"/>
                  </w:r>
                  <w:r w:rsidR="00362710">
                    <w:rPr>
                      <w:sz w:val="20"/>
                      <w:szCs w:val="20"/>
                    </w:rPr>
                    <w:instrText xml:space="preserve"> CITATION Scr \l 1055 </w:instrText>
                  </w:r>
                </w:ins>
                <w:r w:rsidR="00362710">
                  <w:rPr>
                    <w:sz w:val="20"/>
                    <w:szCs w:val="20"/>
                  </w:rPr>
                  <w:fldChar w:fldCharType="separate"/>
                </w:r>
                <w:r w:rsidR="003825BC" w:rsidRPr="003825BC">
                  <w:rPr>
                    <w:noProof/>
                    <w:sz w:val="20"/>
                    <w:szCs w:val="20"/>
                  </w:rPr>
                  <w:t>(Scratch.mit.edu, 2021)</w:t>
                </w:r>
                <w:ins w:id="355" w:author="Mehmet Oğuz Ekşi" w:date="2021-04-21T14:08:00Z">
                  <w:r w:rsidR="00362710">
                    <w:rPr>
                      <w:sz w:val="20"/>
                      <w:szCs w:val="20"/>
                    </w:rPr>
                    <w:fldChar w:fldCharType="end"/>
                  </w:r>
                </w:ins>
                <w:customXmlInsRangeStart w:id="356" w:author="Mehmet Oğuz Ekşi" w:date="2021-04-21T14:08:00Z"/>
              </w:sdtContent>
            </w:sdt>
            <w:customXmlInsRangeEnd w:id="356"/>
          </w:p>
          <w:p w14:paraId="593C8967" w14:textId="7DD51C74" w:rsidR="00362710" w:rsidRDefault="00C42A4F" w:rsidP="00362710">
            <w:pPr>
              <w:pStyle w:val="WW-NormalWeb1"/>
              <w:widowControl w:val="0"/>
              <w:numPr>
                <w:ilvl w:val="0"/>
                <w:numId w:val="24"/>
              </w:numPr>
              <w:spacing w:before="0" w:after="0"/>
              <w:rPr>
                <w:ins w:id="357" w:author="Mehmet Oğuz Ekşi" w:date="2021-04-21T14:08:00Z"/>
                <w:sz w:val="20"/>
                <w:szCs w:val="20"/>
              </w:rPr>
            </w:pPr>
            <w:customXmlInsRangeStart w:id="358" w:author="Mehmet Oğuz Ekşi" w:date="2021-04-21T14:08:00Z"/>
            <w:sdt>
              <w:sdtPr>
                <w:rPr>
                  <w:sz w:val="20"/>
                  <w:szCs w:val="20"/>
                </w:rPr>
                <w:id w:val="-1303920495"/>
                <w:citation/>
              </w:sdtPr>
              <w:sdtEndPr/>
              <w:sdtContent>
                <w:customXmlInsRangeEnd w:id="358"/>
                <w:ins w:id="359" w:author="Mehmet Oğuz Ekşi" w:date="2021-04-21T14:08:00Z">
                  <w:r w:rsidR="00362710">
                    <w:rPr>
                      <w:sz w:val="20"/>
                      <w:szCs w:val="20"/>
                    </w:rPr>
                    <w:fldChar w:fldCharType="begin"/>
                  </w:r>
                  <w:r w:rsidR="00362710">
                    <w:rPr>
                      <w:sz w:val="20"/>
                      <w:szCs w:val="20"/>
                    </w:rPr>
                    <w:instrText xml:space="preserve"> CITATION Edu \l 1055 </w:instrText>
                  </w:r>
                </w:ins>
                <w:r w:rsidR="00362710">
                  <w:rPr>
                    <w:sz w:val="20"/>
                    <w:szCs w:val="20"/>
                  </w:rPr>
                  <w:fldChar w:fldCharType="separate"/>
                </w:r>
                <w:r w:rsidR="003825BC" w:rsidRPr="003825BC">
                  <w:rPr>
                    <w:noProof/>
                    <w:sz w:val="20"/>
                    <w:szCs w:val="20"/>
                  </w:rPr>
                  <w:t>(Education.com/games/, 2021)</w:t>
                </w:r>
                <w:ins w:id="360" w:author="Mehmet Oğuz Ekşi" w:date="2021-04-21T14:08:00Z">
                  <w:r w:rsidR="00362710">
                    <w:rPr>
                      <w:sz w:val="20"/>
                      <w:szCs w:val="20"/>
                    </w:rPr>
                    <w:fldChar w:fldCharType="end"/>
                  </w:r>
                </w:ins>
                <w:customXmlInsRangeStart w:id="361" w:author="Mehmet Oğuz Ekşi" w:date="2021-04-21T14:08:00Z"/>
              </w:sdtContent>
            </w:sdt>
            <w:customXmlInsRangeEnd w:id="361"/>
          </w:p>
          <w:p w14:paraId="717DB5E7" w14:textId="77777777" w:rsidR="00FD521A" w:rsidRDefault="00362710" w:rsidP="00362710">
            <w:pPr>
              <w:pStyle w:val="WW-NormalWeb1"/>
              <w:widowControl w:val="0"/>
              <w:spacing w:before="0" w:after="0"/>
              <w:rPr>
                <w:ins w:id="362" w:author="Mehmet Oğuz Ekşi" w:date="2021-04-21T14:16:00Z"/>
                <w:sz w:val="20"/>
                <w:szCs w:val="20"/>
              </w:rPr>
            </w:pPr>
            <w:ins w:id="363" w:author="Mehmet Oğuz Ekşi" w:date="2021-04-21T14:08:00Z">
              <w:r>
                <w:rPr>
                  <w:sz w:val="20"/>
                  <w:szCs w:val="20"/>
                </w:rPr>
                <w:t xml:space="preserve">   Üsste belirtilen projeler daha çok çocuk ve gençlere hitap ederek, okullar üzerinden öğrenim sağlamayı hedefleyen oyun</w:t>
              </w:r>
            </w:ins>
            <w:ins w:id="364" w:author="Mehmet Oğuz Ekşi" w:date="2021-04-21T14:09:00Z">
              <w:r>
                <w:rPr>
                  <w:sz w:val="20"/>
                  <w:szCs w:val="20"/>
                </w:rPr>
                <w:t>lardır. Bunlar bir fizik motoru ile geliştirilmemiştirler,</w:t>
              </w:r>
            </w:ins>
            <w:ins w:id="365" w:author="Mehmet Oğuz Ekşi" w:date="2021-04-21T14:10:00Z">
              <w:r>
                <w:rPr>
                  <w:sz w:val="20"/>
                  <w:szCs w:val="20"/>
                </w:rPr>
                <w:t xml:space="preserve"> giriş seviye konular ele alınmaktadır.</w:t>
              </w:r>
            </w:ins>
            <w:ins w:id="366" w:author="Mehmet Oğuz Ekşi" w:date="2021-04-21T14:09:00Z">
              <w:r>
                <w:rPr>
                  <w:sz w:val="20"/>
                  <w:szCs w:val="20"/>
                </w:rPr>
                <w:t xml:space="preserve"> </w:t>
              </w:r>
            </w:ins>
            <w:ins w:id="367" w:author="Mehmet Oğuz Ekşi" w:date="2021-04-21T14:10:00Z">
              <w:r>
                <w:rPr>
                  <w:sz w:val="20"/>
                  <w:szCs w:val="20"/>
                </w:rPr>
                <w:t>S</w:t>
              </w:r>
            </w:ins>
            <w:ins w:id="368" w:author="Mehmet Oğuz Ekşi" w:date="2021-04-21T14:09:00Z">
              <w:r>
                <w:rPr>
                  <w:sz w:val="20"/>
                  <w:szCs w:val="20"/>
                </w:rPr>
                <w:t xml:space="preserve">ite üzerinden oynamayı sağlamak için az özellikli yazılımlar </w:t>
              </w:r>
            </w:ins>
            <w:ins w:id="369" w:author="Mehmet Oğuz Ekşi" w:date="2021-04-21T14:11:00Z">
              <w:r>
                <w:rPr>
                  <w:sz w:val="20"/>
                  <w:szCs w:val="20"/>
                </w:rPr>
                <w:t>kullanılmaktadır</w:t>
              </w:r>
            </w:ins>
            <w:ins w:id="370" w:author="Mehmet Oğuz Ekşi" w:date="2021-04-21T14:09:00Z">
              <w:r>
                <w:rPr>
                  <w:sz w:val="20"/>
                  <w:szCs w:val="20"/>
                </w:rPr>
                <w:t>.</w:t>
              </w:r>
            </w:ins>
          </w:p>
          <w:p w14:paraId="44BDFE97" w14:textId="67C844A6" w:rsidR="00362710" w:rsidRDefault="00FD521A" w:rsidP="00362710">
            <w:pPr>
              <w:pStyle w:val="WW-NormalWeb1"/>
              <w:widowControl w:val="0"/>
              <w:spacing w:before="0" w:after="0"/>
              <w:rPr>
                <w:ins w:id="371" w:author="Mehmet Oğuz Ekşi" w:date="2021-04-21T14:10:00Z"/>
                <w:sz w:val="20"/>
                <w:szCs w:val="20"/>
              </w:rPr>
            </w:pPr>
            <w:ins w:id="372" w:author="Mehmet Oğuz Ekşi" w:date="2021-04-21T14:16:00Z">
              <w:r>
                <w:rPr>
                  <w:sz w:val="20"/>
                  <w:szCs w:val="20"/>
                </w:rPr>
                <w:t xml:space="preserve">   </w:t>
              </w:r>
            </w:ins>
            <w:ins w:id="373" w:author="Mehmet Oğuz Ekşi" w:date="2021-04-21T14:14:00Z">
              <w:r w:rsidR="00BE30D0">
                <w:rPr>
                  <w:sz w:val="20"/>
                  <w:szCs w:val="20"/>
                </w:rPr>
                <w:t>Bizim amacımız ise karmaşık, detaylı bir konuyu fizi</w:t>
              </w:r>
            </w:ins>
            <w:ins w:id="374" w:author="Mehmet Oğuz Ekşi" w:date="2021-04-21T14:15:00Z">
              <w:r w:rsidR="00BE30D0">
                <w:rPr>
                  <w:sz w:val="20"/>
                  <w:szCs w:val="20"/>
                </w:rPr>
                <w:t>k motoru gibi detaylı özellikleri olan gelişmiş bir yazılım kullanılarak, öğrenim sağlamayı amaçlayan proje yapmaktır</w:t>
              </w:r>
            </w:ins>
            <w:ins w:id="375" w:author="Mehmet Oğuz Ekşi" w:date="2021-04-21T14:16:00Z">
              <w:r>
                <w:rPr>
                  <w:sz w:val="20"/>
                  <w:szCs w:val="20"/>
                </w:rPr>
                <w:t>.</w:t>
              </w:r>
            </w:ins>
          </w:p>
          <w:p w14:paraId="627266A8" w14:textId="65991248" w:rsidR="00362710" w:rsidRDefault="00362710">
            <w:pPr>
              <w:pStyle w:val="WW-NormalWeb1"/>
              <w:widowControl w:val="0"/>
              <w:spacing w:before="0" w:after="0"/>
              <w:rPr>
                <w:sz w:val="20"/>
                <w:szCs w:val="20"/>
              </w:rPr>
              <w:pPrChange w:id="376" w:author="Mehmet Oğuz Ekşi" w:date="2021-04-21T14:08:00Z">
                <w:pPr>
                  <w:pStyle w:val="WW-NormalWeb1"/>
                  <w:widowControl w:val="0"/>
                  <w:spacing w:before="0" w:after="0"/>
                  <w:jc w:val="center"/>
                </w:pPr>
              </w:pPrChange>
            </w:pPr>
            <w:ins w:id="377" w:author="Mehmet Oğuz Ekşi" w:date="2021-04-21T14:10:00Z">
              <w:r>
                <w:rPr>
                  <w:sz w:val="20"/>
                  <w:szCs w:val="20"/>
                </w:rPr>
                <w:t xml:space="preserve"> </w:t>
              </w:r>
            </w:ins>
          </w:p>
          <w:p w14:paraId="697B873E" w14:textId="22FE28A8" w:rsidR="005D1E25" w:rsidRPr="00855CF0" w:rsidRDefault="00855CF0" w:rsidP="00F26572">
            <w:pPr>
              <w:pStyle w:val="WW-NormalWeb1"/>
              <w:widowControl w:val="0"/>
              <w:spacing w:before="0" w:after="0"/>
              <w:jc w:val="both"/>
              <w:rPr>
                <w:color w:val="FF0000"/>
                <w:sz w:val="20"/>
                <w:szCs w:val="20"/>
              </w:rPr>
            </w:pPr>
            <w:r w:rsidRPr="00855CF0">
              <w:rPr>
                <w:color w:val="FF0000"/>
                <w:sz w:val="20"/>
                <w:szCs w:val="20"/>
                <w:lang w:val="en-US"/>
              </w:rPr>
              <w:t>//Sonu</w:t>
            </w:r>
            <w:r w:rsidRPr="00855CF0">
              <w:rPr>
                <w:color w:val="FF0000"/>
                <w:sz w:val="20"/>
                <w:szCs w:val="20"/>
              </w:rPr>
              <w:t>çlar kazanımlar</w:t>
            </w:r>
          </w:p>
          <w:p w14:paraId="28B588C4" w14:textId="196867F0" w:rsidR="003F085F" w:rsidRDefault="005D1E25" w:rsidP="00973E7A">
            <w:pPr>
              <w:pStyle w:val="WW-NormalWeb1"/>
              <w:widowControl w:val="0"/>
              <w:spacing w:before="0" w:after="0"/>
              <w:jc w:val="both"/>
              <w:rPr>
                <w:sz w:val="20"/>
                <w:szCs w:val="20"/>
                <w:lang w:val="en-US"/>
              </w:rPr>
            </w:pPr>
            <w:r>
              <w:rPr>
                <w:rFonts w:ascii="Arial" w:hAnsi="Arial" w:cs="Arial"/>
                <w:color w:val="FF0000"/>
                <w:sz w:val="18"/>
                <w:szCs w:val="18"/>
                <w:lang w:val="en-US"/>
              </w:rPr>
              <w:t xml:space="preserve">   </w:t>
            </w:r>
            <w:r w:rsidR="00FF5A41" w:rsidRPr="00FF5A41">
              <w:rPr>
                <w:sz w:val="20"/>
                <w:szCs w:val="20"/>
                <w:lang w:val="en-US"/>
              </w:rPr>
              <w:t xml:space="preserve">Bu proje sonucu </w:t>
            </w:r>
            <w:r w:rsidR="00FF5A41">
              <w:rPr>
                <w:sz w:val="20"/>
                <w:szCs w:val="20"/>
                <w:lang w:val="en-US"/>
              </w:rPr>
              <w:t>k</w:t>
            </w:r>
            <w:r w:rsidR="00FF5A41" w:rsidRPr="00FF5A41">
              <w:rPr>
                <w:sz w:val="20"/>
                <w:szCs w:val="20"/>
                <w:lang w:val="en-US"/>
              </w:rPr>
              <w:t>ullanımı her gün artan oyun motorunu kullanımı öğrenim üzerindeki etkis</w:t>
            </w:r>
            <w:r w:rsidR="00FF5A41">
              <w:rPr>
                <w:sz w:val="20"/>
                <w:szCs w:val="20"/>
                <w:lang w:val="en-US"/>
              </w:rPr>
              <w:t>i araştırmasına bir kaynak oluşturulmuş olacaktır.</w:t>
            </w:r>
            <w:ins w:id="378" w:author="Mehmet Oğuz Ekşi" w:date="2021-04-21T14:28:00Z">
              <w:r w:rsidR="002D7E2E">
                <w:rPr>
                  <w:sz w:val="20"/>
                  <w:szCs w:val="20"/>
                  <w:lang w:val="en-US"/>
                </w:rPr>
                <w:t xml:space="preserve"> </w:t>
              </w:r>
            </w:ins>
            <w:r w:rsidR="00FF5A41">
              <w:rPr>
                <w:sz w:val="20"/>
                <w:szCs w:val="20"/>
                <w:lang w:val="en-US"/>
              </w:rPr>
              <w:t>Günümüzde öğrenim için en fazla kullanılan yol kitaplardır, diğer bir adla yazılı kaynaklarda denilebilir.</w:t>
            </w:r>
            <w:ins w:id="379" w:author="Mehmet Oğuz Ekşi" w:date="2021-04-21T14:28:00Z">
              <w:r w:rsidR="002D7E2E">
                <w:rPr>
                  <w:sz w:val="20"/>
                  <w:szCs w:val="20"/>
                  <w:lang w:val="en-US"/>
                </w:rPr>
                <w:t xml:space="preserve"> </w:t>
              </w:r>
            </w:ins>
            <w:r w:rsidR="00326DF5">
              <w:rPr>
                <w:sz w:val="20"/>
                <w:szCs w:val="20"/>
                <w:lang w:val="en-US"/>
              </w:rPr>
              <w:t>Yazılı kaynaklarda her ne kadar basit ve anlaşılabilir görseller ile desteklenmiş olsada, bunlar sabittir ve her kişi için aynıdır.</w:t>
            </w:r>
            <w:ins w:id="380" w:author="Mehmet Oğuz Ekşi" w:date="2021-04-21T14:28:00Z">
              <w:r w:rsidR="002D7E2E">
                <w:rPr>
                  <w:sz w:val="20"/>
                  <w:szCs w:val="20"/>
                  <w:lang w:val="en-US"/>
                </w:rPr>
                <w:t xml:space="preserve"> </w:t>
              </w:r>
            </w:ins>
            <w:r w:rsidR="00326DF5">
              <w:rPr>
                <w:sz w:val="20"/>
                <w:szCs w:val="20"/>
                <w:lang w:val="en-US"/>
              </w:rPr>
              <w:t>Bu durum oyun içerisinde farklıdır, görsellik kullanıcının yapmış olduğu hareketlere göre değişmektedir ve bu her kullanıcı için farklı bir şekilde değişebilmektedir.</w:t>
            </w:r>
            <w:ins w:id="381" w:author="Mehmet Oğuz Ekşi" w:date="2021-04-21T14:28:00Z">
              <w:r w:rsidR="002D7E2E">
                <w:rPr>
                  <w:sz w:val="20"/>
                  <w:szCs w:val="20"/>
                  <w:lang w:val="en-US"/>
                </w:rPr>
                <w:t xml:space="preserve"> </w:t>
              </w:r>
            </w:ins>
            <w:r w:rsidR="00826181">
              <w:rPr>
                <w:sz w:val="20"/>
                <w:szCs w:val="20"/>
                <w:lang w:val="en-US"/>
              </w:rPr>
              <w:t>Ayrıyetten oyun motorunun sağlamış olduğu ses effektler ile kullanıcının öğrenimi daha akılda kalacağı düşünlmektedir.</w:t>
            </w:r>
          </w:p>
          <w:p w14:paraId="788673B8" w14:textId="7B9C161B" w:rsidR="00B2626A" w:rsidRPr="00855CF0" w:rsidRDefault="00855CF0" w:rsidP="00973E7A">
            <w:pPr>
              <w:pStyle w:val="WW-NormalWeb1"/>
              <w:widowControl w:val="0"/>
              <w:spacing w:before="0" w:after="0"/>
              <w:jc w:val="both"/>
              <w:rPr>
                <w:color w:val="FF0000"/>
                <w:sz w:val="20"/>
                <w:szCs w:val="20"/>
              </w:rPr>
            </w:pPr>
            <w:r w:rsidRPr="00855CF0">
              <w:rPr>
                <w:color w:val="FF0000"/>
                <w:sz w:val="20"/>
                <w:szCs w:val="20"/>
                <w:lang w:val="en-US"/>
              </w:rPr>
              <w:t>//</w:t>
            </w:r>
            <w:r w:rsidR="002B00D9">
              <w:rPr>
                <w:color w:val="FF0000"/>
                <w:sz w:val="20"/>
                <w:szCs w:val="20"/>
                <w:lang w:val="en-US"/>
              </w:rPr>
              <w:t>K</w:t>
            </w:r>
            <w:r w:rsidRPr="00855CF0">
              <w:rPr>
                <w:color w:val="FF0000"/>
                <w:sz w:val="20"/>
                <w:szCs w:val="20"/>
              </w:rPr>
              <w:t>arşılaştırma (günümüzdeki kullanılan yazılı dayalı öğrenimle kıyaslama)</w:t>
            </w:r>
          </w:p>
          <w:p w14:paraId="642B32BC" w14:textId="69E2D445" w:rsidR="00174A14" w:rsidRDefault="00826181" w:rsidP="00973E7A">
            <w:pPr>
              <w:pStyle w:val="WW-NormalWeb1"/>
              <w:widowControl w:val="0"/>
              <w:spacing w:before="0" w:after="0"/>
              <w:jc w:val="both"/>
              <w:rPr>
                <w:sz w:val="20"/>
                <w:szCs w:val="20"/>
                <w:lang w:val="en-US"/>
              </w:rPr>
            </w:pPr>
            <w:r>
              <w:rPr>
                <w:sz w:val="20"/>
                <w:szCs w:val="20"/>
                <w:lang w:val="en-US"/>
              </w:rPr>
              <w:t xml:space="preserve">   Erişim olarak bugün kitaplar, oyun motorlarını çalıştıracak elektronik cihazlara göre daha yaygındır.</w:t>
            </w:r>
            <w:ins w:id="382" w:author="Mehmet Oğuz Ekşi" w:date="2021-04-21T14:29:00Z">
              <w:r w:rsidR="002D7E2E">
                <w:rPr>
                  <w:sz w:val="20"/>
                  <w:szCs w:val="20"/>
                  <w:lang w:val="en-US"/>
                </w:rPr>
                <w:t xml:space="preserve"> </w:t>
              </w:r>
            </w:ins>
            <w:r>
              <w:rPr>
                <w:sz w:val="20"/>
                <w:szCs w:val="20"/>
                <w:lang w:val="en-US"/>
              </w:rPr>
              <w:t>Fakat bir kişi için birden çok kitap gereksinimi olması sonucu eksik kitaplar olması mümkündür.</w:t>
            </w:r>
            <w:ins w:id="383" w:author="Mehmet Oğuz Ekşi" w:date="2021-04-21T14:29:00Z">
              <w:r w:rsidR="002D7E2E">
                <w:rPr>
                  <w:sz w:val="20"/>
                  <w:szCs w:val="20"/>
                  <w:lang w:val="en-US"/>
                </w:rPr>
                <w:t xml:space="preserve"> </w:t>
              </w:r>
            </w:ins>
            <w:r>
              <w:rPr>
                <w:sz w:val="20"/>
                <w:szCs w:val="20"/>
                <w:lang w:val="en-US"/>
              </w:rPr>
              <w:t>Oyunlarda bir versiyon için her kullanıcının elektronik cihazında aynıdır.</w:t>
            </w:r>
            <w:ins w:id="384" w:author="Mehmet Oğuz Ekşi" w:date="2021-04-21T14:29:00Z">
              <w:r w:rsidR="002D7E2E">
                <w:rPr>
                  <w:sz w:val="20"/>
                  <w:szCs w:val="20"/>
                  <w:lang w:val="en-US"/>
                </w:rPr>
                <w:t xml:space="preserve"> </w:t>
              </w:r>
            </w:ins>
            <w:r w:rsidR="004E4E93">
              <w:rPr>
                <w:sz w:val="20"/>
                <w:szCs w:val="20"/>
                <w:lang w:val="en-US"/>
              </w:rPr>
              <w:t>Dijital dünyanın gelişmesiyle elektronik cihazların arttığıda görülmektedir.</w:t>
            </w:r>
            <w:ins w:id="385" w:author="Mehmet Oğuz Ekşi" w:date="2021-04-21T14:29:00Z">
              <w:r w:rsidR="002D7E2E">
                <w:rPr>
                  <w:sz w:val="20"/>
                  <w:szCs w:val="20"/>
                  <w:lang w:val="en-US"/>
                </w:rPr>
                <w:t xml:space="preserve"> </w:t>
              </w:r>
            </w:ins>
            <w:r w:rsidR="004E4E93">
              <w:rPr>
                <w:sz w:val="20"/>
                <w:szCs w:val="20"/>
                <w:lang w:val="en-US"/>
              </w:rPr>
              <w:t>Bir elektronik cihaz birden fazla oyunu desteklemektedir,bunun neticesinde kişiler birer elektronik cihaz sahibi olması erişim için yeterlidir.</w:t>
            </w:r>
          </w:p>
          <w:p w14:paraId="1A9C612D" w14:textId="2B01E6D1" w:rsidR="00101E96" w:rsidRPr="00101E96" w:rsidRDefault="00101E96" w:rsidP="00973E7A">
            <w:pPr>
              <w:pStyle w:val="WW-NormalWeb1"/>
              <w:widowControl w:val="0"/>
              <w:spacing w:before="0" w:after="0"/>
              <w:jc w:val="both"/>
              <w:rPr>
                <w:sz w:val="20"/>
                <w:szCs w:val="20"/>
              </w:rPr>
            </w:pPr>
            <w:r>
              <w:rPr>
                <w:sz w:val="20"/>
                <w:szCs w:val="20"/>
                <w:lang w:val="en-US"/>
              </w:rPr>
              <w:t xml:space="preserve">   Oyun motoru ile geliştirilmiş olan oyun, bugünki öğrenim yollarına göre daha detaylı </w:t>
            </w:r>
            <w:r w:rsidR="00B2626A">
              <w:rPr>
                <w:sz w:val="20"/>
                <w:szCs w:val="20"/>
                <w:lang w:val="en-US"/>
              </w:rPr>
              <w:t>etkile</w:t>
            </w:r>
            <w:r w:rsidR="00B2626A">
              <w:rPr>
                <w:sz w:val="20"/>
                <w:szCs w:val="20"/>
              </w:rPr>
              <w:t>şim içerecek</w:t>
            </w:r>
            <w:r>
              <w:rPr>
                <w:sz w:val="20"/>
                <w:szCs w:val="20"/>
                <w:lang w:val="en-US"/>
              </w:rPr>
              <w:t>.</w:t>
            </w:r>
            <w:ins w:id="386" w:author="Mehmet Oğuz Ekşi" w:date="2021-04-21T14:29:00Z">
              <w:r w:rsidR="002D7E2E">
                <w:rPr>
                  <w:sz w:val="20"/>
                  <w:szCs w:val="20"/>
                  <w:lang w:val="en-US"/>
                </w:rPr>
                <w:t xml:space="preserve"> </w:t>
              </w:r>
            </w:ins>
            <w:r>
              <w:rPr>
                <w:sz w:val="20"/>
                <w:szCs w:val="20"/>
                <w:lang w:val="en-US"/>
              </w:rPr>
              <w:t>Kişinin hatalı olduğu kesimler daha hızlı belirlenebilecek.</w:t>
            </w:r>
            <w:ins w:id="387" w:author="Mehmet Oğuz Ekşi" w:date="2021-04-21T14:29:00Z">
              <w:r w:rsidR="002D7E2E">
                <w:rPr>
                  <w:sz w:val="20"/>
                  <w:szCs w:val="20"/>
                  <w:lang w:val="en-US"/>
                </w:rPr>
                <w:t xml:space="preserve"> </w:t>
              </w:r>
            </w:ins>
            <w:r>
              <w:rPr>
                <w:sz w:val="20"/>
                <w:szCs w:val="20"/>
                <w:lang w:val="en-US"/>
              </w:rPr>
              <w:t xml:space="preserve">İstatistiksel olarak </w:t>
            </w:r>
            <w:r w:rsidR="00953E41">
              <w:rPr>
                <w:sz w:val="20"/>
                <w:szCs w:val="20"/>
                <w:lang w:val="en-US"/>
              </w:rPr>
              <w:t>daha detaylı bilgiler tutulacak bu bilgiler ise öğrenimin geliştirilmesi için kullanılacaktır.</w:t>
            </w:r>
          </w:p>
          <w:p w14:paraId="1FE86C63" w14:textId="3292D6E6" w:rsidR="00973E7A" w:rsidDel="00260334" w:rsidRDefault="00973E7A" w:rsidP="00973E7A">
            <w:pPr>
              <w:pStyle w:val="WW-NormalWeb1"/>
              <w:widowControl w:val="0"/>
              <w:spacing w:before="0" w:after="0"/>
              <w:jc w:val="both"/>
              <w:rPr>
                <w:del w:id="388" w:author="Mehmet Oğuz Ekşi" w:date="2021-04-21T14:27:00Z"/>
                <w:rFonts w:ascii="Arial" w:hAnsi="Arial" w:cs="Arial"/>
                <w:color w:val="FF0000"/>
                <w:sz w:val="18"/>
                <w:szCs w:val="18"/>
                <w:lang w:val="en-US"/>
              </w:rPr>
            </w:pPr>
          </w:p>
          <w:p w14:paraId="5E8CE5BD" w14:textId="39FA41CF" w:rsidR="00973E7A" w:rsidRPr="00623498" w:rsidDel="00260334" w:rsidRDefault="00973E7A" w:rsidP="00973E7A">
            <w:pPr>
              <w:pStyle w:val="WW-NormalWeb1"/>
              <w:widowControl w:val="0"/>
              <w:spacing w:before="0" w:after="0"/>
              <w:jc w:val="both"/>
              <w:rPr>
                <w:del w:id="389" w:author="Mehmet Oğuz Ekşi" w:date="2021-04-21T14:27:00Z"/>
                <w:rFonts w:ascii="Arial" w:hAnsi="Arial" w:cs="Arial"/>
                <w:color w:val="FF0000"/>
                <w:sz w:val="18"/>
                <w:szCs w:val="18"/>
                <w:lang w:val="en-US"/>
              </w:rPr>
            </w:pPr>
            <w:del w:id="390" w:author="Mehmet Oğuz Ekşi" w:date="2021-04-21T14:27:00Z">
              <w:r w:rsidDel="00260334">
                <w:rPr>
                  <w:rFonts w:ascii="Arial" w:hAnsi="Arial" w:cs="Arial"/>
                  <w:color w:val="FF0000"/>
                  <w:sz w:val="18"/>
                  <w:szCs w:val="18"/>
                  <w:lang w:val="en-US"/>
                </w:rPr>
                <w:delText>//Bu Projenin gelistirebilmesi icin bir konu internet aglari</w:delText>
              </w:r>
            </w:del>
          </w:p>
          <w:p w14:paraId="3FFFF25A" w14:textId="3CC44F16" w:rsidR="00973E7A" w:rsidRPr="00973E7A" w:rsidDel="00260334" w:rsidRDefault="00973E7A" w:rsidP="00973E7A">
            <w:pPr>
              <w:pStyle w:val="WW-NormalWeb1"/>
              <w:widowControl w:val="0"/>
              <w:spacing w:before="0" w:after="0"/>
              <w:jc w:val="both"/>
              <w:rPr>
                <w:del w:id="391" w:author="Mehmet Oğuz Ekşi" w:date="2021-04-21T14:27:00Z"/>
                <w:rFonts w:ascii="Arial" w:hAnsi="Arial" w:cs="Arial"/>
                <w:color w:val="FF0000"/>
                <w:sz w:val="18"/>
                <w:szCs w:val="18"/>
              </w:rPr>
            </w:pPr>
            <w:del w:id="392" w:author="Mehmet Oğuz Ekşi" w:date="2021-04-21T14:27:00Z">
              <w:r w:rsidDel="00260334">
                <w:rPr>
                  <w:rFonts w:ascii="Arial" w:hAnsi="Arial" w:cs="Arial"/>
                  <w:color w:val="FF0000"/>
                  <w:sz w:val="18"/>
                  <w:szCs w:val="18"/>
                  <w:lang w:val="en-US"/>
                </w:rPr>
                <w:delText>//</w:delText>
              </w:r>
              <w:r w:rsidDel="00260334">
                <w:rPr>
                  <w:rFonts w:ascii="Arial" w:hAnsi="Arial" w:cs="Arial"/>
                  <w:color w:val="FF0000"/>
                  <w:sz w:val="18"/>
                  <w:szCs w:val="18"/>
                </w:rPr>
                <w:delText>İnternet ağının oyunla ilişkilendirilmesi</w:delText>
              </w:r>
            </w:del>
          </w:p>
          <w:p w14:paraId="558A5C13" w14:textId="68FAB7A9" w:rsidR="00973E7A" w:rsidRPr="00973E7A" w:rsidDel="00260334" w:rsidRDefault="00973E7A">
            <w:pPr>
              <w:pStyle w:val="WW-NormalWeb1"/>
              <w:widowControl w:val="0"/>
              <w:spacing w:before="0" w:after="0"/>
              <w:jc w:val="both"/>
              <w:rPr>
                <w:del w:id="393" w:author="Mehmet Oğuz Ekşi" w:date="2021-04-21T14:27:00Z"/>
                <w:rFonts w:ascii="Arial" w:hAnsi="Arial" w:cs="Arial"/>
                <w:color w:val="FF0000"/>
                <w:sz w:val="18"/>
                <w:szCs w:val="18"/>
                <w:lang w:val="en-US"/>
              </w:rPr>
            </w:pPr>
            <w:del w:id="394" w:author="Mehmet Oğuz Ekşi" w:date="2021-04-21T14:27:00Z">
              <w:r w:rsidRPr="00973E7A" w:rsidDel="00260334">
                <w:rPr>
                  <w:rFonts w:ascii="Arial" w:hAnsi="Arial" w:cs="Arial"/>
                  <w:color w:val="FF0000"/>
                  <w:sz w:val="18"/>
                  <w:szCs w:val="18"/>
                  <w:lang w:val="en-US"/>
                </w:rPr>
                <w:delText>//oyun oynanabirliği</w:delText>
              </w:r>
            </w:del>
          </w:p>
          <w:p w14:paraId="2F226478" w14:textId="3C9D787D" w:rsidR="00D46697" w:rsidRDefault="00D46697">
            <w:pPr>
              <w:pStyle w:val="WW-NormalWeb1"/>
              <w:widowControl w:val="0"/>
              <w:spacing w:before="0" w:after="0"/>
              <w:jc w:val="both"/>
              <w:rPr>
                <w:rFonts w:ascii="Arial" w:hAnsi="Arial" w:cs="Arial"/>
                <w:color w:val="000000"/>
                <w:sz w:val="18"/>
                <w:szCs w:val="18"/>
              </w:rPr>
            </w:pPr>
          </w:p>
        </w:tc>
      </w:tr>
    </w:tbl>
    <w:p w14:paraId="2F9BDA9C" w14:textId="77777777" w:rsidR="004C37F8" w:rsidRDefault="004C37F8" w:rsidP="004C37F8">
      <w:pPr>
        <w:pStyle w:val="WW-NormalWeb1"/>
        <w:spacing w:before="0" w:after="0"/>
        <w:jc w:val="both"/>
        <w:rPr>
          <w:rFonts w:ascii="Arial" w:hAnsi="Arial" w:cs="Arial"/>
          <w:bCs/>
          <w:sz w:val="18"/>
          <w:szCs w:val="18"/>
        </w:rPr>
      </w:pPr>
    </w:p>
    <w:p w14:paraId="48B5F0D4" w14:textId="42771C34" w:rsidR="000F4B2A" w:rsidRDefault="000F4B2A">
      <w:pPr>
        <w:pStyle w:val="WW-NormalWeb1"/>
        <w:tabs>
          <w:tab w:val="left" w:pos="993"/>
        </w:tabs>
        <w:spacing w:before="0" w:after="0"/>
        <w:ind w:left="360"/>
        <w:jc w:val="both"/>
        <w:rPr>
          <w:ins w:id="395" w:author="Mehmet Oğuz Ekşi" w:date="2021-04-21T20:07:00Z"/>
          <w:rFonts w:ascii="Arial" w:hAnsi="Arial" w:cs="Arial"/>
          <w:b/>
          <w:bCs/>
          <w:sz w:val="18"/>
          <w:szCs w:val="18"/>
        </w:rPr>
      </w:pPr>
    </w:p>
    <w:p w14:paraId="6E81CA95" w14:textId="0445B237" w:rsidR="00067AC2" w:rsidRDefault="00067AC2">
      <w:pPr>
        <w:pStyle w:val="WW-NormalWeb1"/>
        <w:tabs>
          <w:tab w:val="left" w:pos="993"/>
        </w:tabs>
        <w:spacing w:before="0" w:after="0"/>
        <w:ind w:left="360"/>
        <w:jc w:val="both"/>
        <w:rPr>
          <w:ins w:id="396" w:author="Mehmet Oğuz Ekşi" w:date="2021-04-21T20:07:00Z"/>
          <w:rFonts w:ascii="Arial" w:hAnsi="Arial" w:cs="Arial"/>
          <w:b/>
          <w:bCs/>
          <w:sz w:val="18"/>
          <w:szCs w:val="18"/>
        </w:rPr>
      </w:pPr>
    </w:p>
    <w:p w14:paraId="00D293AB" w14:textId="2977B6A1" w:rsidR="00067AC2" w:rsidRDefault="00067AC2">
      <w:pPr>
        <w:pStyle w:val="WW-NormalWeb1"/>
        <w:tabs>
          <w:tab w:val="left" w:pos="993"/>
        </w:tabs>
        <w:spacing w:before="0" w:after="0"/>
        <w:ind w:left="360"/>
        <w:jc w:val="both"/>
        <w:rPr>
          <w:ins w:id="397" w:author="Mehmet Oğuz Ekşi" w:date="2021-04-21T20:07:00Z"/>
          <w:rFonts w:ascii="Arial" w:hAnsi="Arial" w:cs="Arial"/>
          <w:b/>
          <w:bCs/>
          <w:sz w:val="18"/>
          <w:szCs w:val="18"/>
        </w:rPr>
      </w:pPr>
    </w:p>
    <w:p w14:paraId="70A5F81B" w14:textId="2A2C234D" w:rsidR="00067AC2" w:rsidRDefault="00067AC2">
      <w:pPr>
        <w:pStyle w:val="WW-NormalWeb1"/>
        <w:tabs>
          <w:tab w:val="left" w:pos="993"/>
        </w:tabs>
        <w:spacing w:before="0" w:after="0"/>
        <w:ind w:left="360"/>
        <w:jc w:val="both"/>
        <w:rPr>
          <w:ins w:id="398" w:author="Mehmet Oğuz Ekşi" w:date="2021-04-21T20:07:00Z"/>
          <w:rFonts w:ascii="Arial" w:hAnsi="Arial" w:cs="Arial"/>
          <w:b/>
          <w:bCs/>
          <w:sz w:val="18"/>
          <w:szCs w:val="18"/>
        </w:rPr>
      </w:pPr>
    </w:p>
    <w:p w14:paraId="7A530A06" w14:textId="5EB48C34" w:rsidR="00067AC2" w:rsidRDefault="00067AC2">
      <w:pPr>
        <w:pStyle w:val="WW-NormalWeb1"/>
        <w:tabs>
          <w:tab w:val="left" w:pos="993"/>
        </w:tabs>
        <w:spacing w:before="0" w:after="0"/>
        <w:ind w:left="360"/>
        <w:jc w:val="both"/>
        <w:rPr>
          <w:ins w:id="399" w:author="Mehmet Oğuz Ekşi" w:date="2021-04-21T20:07:00Z"/>
          <w:rFonts w:ascii="Arial" w:hAnsi="Arial" w:cs="Arial"/>
          <w:b/>
          <w:bCs/>
          <w:sz w:val="18"/>
          <w:szCs w:val="18"/>
        </w:rPr>
      </w:pPr>
    </w:p>
    <w:p w14:paraId="4F7382D4" w14:textId="1D6ED3FD" w:rsidR="00067AC2" w:rsidRDefault="00067AC2">
      <w:pPr>
        <w:pStyle w:val="WW-NormalWeb1"/>
        <w:tabs>
          <w:tab w:val="left" w:pos="993"/>
        </w:tabs>
        <w:spacing w:before="0" w:after="0"/>
        <w:ind w:left="360"/>
        <w:jc w:val="both"/>
        <w:rPr>
          <w:ins w:id="400" w:author="Mehmet Oğuz Ekşi" w:date="2021-04-21T20:07:00Z"/>
          <w:rFonts w:ascii="Arial" w:hAnsi="Arial" w:cs="Arial"/>
          <w:b/>
          <w:bCs/>
          <w:sz w:val="18"/>
          <w:szCs w:val="18"/>
        </w:rPr>
      </w:pPr>
    </w:p>
    <w:p w14:paraId="3FC743A3" w14:textId="5A7A9CEE" w:rsidR="00067AC2" w:rsidRDefault="00067AC2">
      <w:pPr>
        <w:pStyle w:val="WW-NormalWeb1"/>
        <w:tabs>
          <w:tab w:val="left" w:pos="993"/>
        </w:tabs>
        <w:spacing w:before="0" w:after="0"/>
        <w:ind w:left="360"/>
        <w:jc w:val="both"/>
        <w:rPr>
          <w:ins w:id="401" w:author="Mehmet Oğuz Ekşi" w:date="2021-04-21T20:07:00Z"/>
          <w:rFonts w:ascii="Arial" w:hAnsi="Arial" w:cs="Arial"/>
          <w:b/>
          <w:bCs/>
          <w:sz w:val="18"/>
          <w:szCs w:val="18"/>
        </w:rPr>
      </w:pPr>
    </w:p>
    <w:p w14:paraId="2CE332B3" w14:textId="231CC782" w:rsidR="00067AC2" w:rsidRDefault="00067AC2">
      <w:pPr>
        <w:pStyle w:val="WW-NormalWeb1"/>
        <w:tabs>
          <w:tab w:val="left" w:pos="993"/>
        </w:tabs>
        <w:spacing w:before="0" w:after="0"/>
        <w:ind w:left="360"/>
        <w:jc w:val="both"/>
        <w:rPr>
          <w:ins w:id="402" w:author="Mehmet Oğuz Ekşi" w:date="2021-04-21T20:07:00Z"/>
          <w:rFonts w:ascii="Arial" w:hAnsi="Arial" w:cs="Arial"/>
          <w:b/>
          <w:bCs/>
          <w:sz w:val="18"/>
          <w:szCs w:val="18"/>
        </w:rPr>
      </w:pPr>
    </w:p>
    <w:p w14:paraId="221E8ED6" w14:textId="095A5B99" w:rsidR="00067AC2" w:rsidRDefault="00067AC2">
      <w:pPr>
        <w:pStyle w:val="WW-NormalWeb1"/>
        <w:tabs>
          <w:tab w:val="left" w:pos="993"/>
        </w:tabs>
        <w:spacing w:before="0" w:after="0"/>
        <w:ind w:left="360"/>
        <w:jc w:val="both"/>
        <w:rPr>
          <w:ins w:id="403" w:author="Mehmet Oğuz Ekşi" w:date="2021-04-21T20:07:00Z"/>
          <w:rFonts w:ascii="Arial" w:hAnsi="Arial" w:cs="Arial"/>
          <w:b/>
          <w:bCs/>
          <w:sz w:val="18"/>
          <w:szCs w:val="18"/>
        </w:rPr>
      </w:pPr>
    </w:p>
    <w:p w14:paraId="6A78A45E" w14:textId="3146954C" w:rsidR="00067AC2" w:rsidRDefault="00067AC2">
      <w:pPr>
        <w:pStyle w:val="WW-NormalWeb1"/>
        <w:tabs>
          <w:tab w:val="left" w:pos="993"/>
        </w:tabs>
        <w:spacing w:before="0" w:after="0"/>
        <w:ind w:left="360"/>
        <w:jc w:val="both"/>
        <w:rPr>
          <w:ins w:id="404" w:author="Mehmet Oğuz Ekşi" w:date="2021-04-21T20:07:00Z"/>
          <w:rFonts w:ascii="Arial" w:hAnsi="Arial" w:cs="Arial"/>
          <w:b/>
          <w:bCs/>
          <w:sz w:val="18"/>
          <w:szCs w:val="18"/>
        </w:rPr>
      </w:pPr>
    </w:p>
    <w:p w14:paraId="7BDA54B4" w14:textId="01F08444" w:rsidR="00067AC2" w:rsidRDefault="00067AC2">
      <w:pPr>
        <w:pStyle w:val="WW-NormalWeb1"/>
        <w:tabs>
          <w:tab w:val="left" w:pos="993"/>
        </w:tabs>
        <w:spacing w:before="0" w:after="0"/>
        <w:ind w:left="360"/>
        <w:jc w:val="both"/>
        <w:rPr>
          <w:ins w:id="405" w:author="Mehmet Oğuz Ekşi" w:date="2021-04-21T20:07:00Z"/>
          <w:rFonts w:ascii="Arial" w:hAnsi="Arial" w:cs="Arial"/>
          <w:b/>
          <w:bCs/>
          <w:sz w:val="18"/>
          <w:szCs w:val="18"/>
        </w:rPr>
      </w:pPr>
    </w:p>
    <w:p w14:paraId="030ED662" w14:textId="6B43317D" w:rsidR="00067AC2" w:rsidRDefault="00067AC2">
      <w:pPr>
        <w:pStyle w:val="WW-NormalWeb1"/>
        <w:tabs>
          <w:tab w:val="left" w:pos="993"/>
        </w:tabs>
        <w:spacing w:before="0" w:after="0"/>
        <w:ind w:left="360"/>
        <w:jc w:val="both"/>
        <w:rPr>
          <w:ins w:id="406" w:author="Mehmet Oğuz Ekşi" w:date="2021-04-21T20:07:00Z"/>
          <w:rFonts w:ascii="Arial" w:hAnsi="Arial" w:cs="Arial"/>
          <w:b/>
          <w:bCs/>
          <w:sz w:val="18"/>
          <w:szCs w:val="18"/>
        </w:rPr>
      </w:pPr>
    </w:p>
    <w:p w14:paraId="0BCE689E" w14:textId="08902A14" w:rsidR="00067AC2" w:rsidRDefault="00067AC2">
      <w:pPr>
        <w:pStyle w:val="WW-NormalWeb1"/>
        <w:tabs>
          <w:tab w:val="left" w:pos="993"/>
        </w:tabs>
        <w:spacing w:before="0" w:after="0"/>
        <w:ind w:left="360"/>
        <w:jc w:val="both"/>
        <w:rPr>
          <w:ins w:id="407" w:author="Mehmet Oğuz Ekşi" w:date="2021-04-21T20:07:00Z"/>
          <w:rFonts w:ascii="Arial" w:hAnsi="Arial" w:cs="Arial"/>
          <w:b/>
          <w:bCs/>
          <w:sz w:val="18"/>
          <w:szCs w:val="18"/>
        </w:rPr>
      </w:pPr>
    </w:p>
    <w:p w14:paraId="1DAAE8FB" w14:textId="40B8A300" w:rsidR="00067AC2" w:rsidRDefault="00067AC2">
      <w:pPr>
        <w:pStyle w:val="WW-NormalWeb1"/>
        <w:tabs>
          <w:tab w:val="left" w:pos="993"/>
        </w:tabs>
        <w:spacing w:before="0" w:after="0"/>
        <w:ind w:left="360"/>
        <w:jc w:val="both"/>
        <w:rPr>
          <w:ins w:id="408" w:author="Mehmet Oğuz Ekşi" w:date="2021-04-21T20:07:00Z"/>
          <w:rFonts w:ascii="Arial" w:hAnsi="Arial" w:cs="Arial"/>
          <w:b/>
          <w:bCs/>
          <w:sz w:val="18"/>
          <w:szCs w:val="18"/>
        </w:rPr>
      </w:pPr>
    </w:p>
    <w:p w14:paraId="06520B39" w14:textId="1485437B" w:rsidR="00067AC2" w:rsidRDefault="00067AC2">
      <w:pPr>
        <w:pStyle w:val="WW-NormalWeb1"/>
        <w:tabs>
          <w:tab w:val="left" w:pos="993"/>
        </w:tabs>
        <w:spacing w:before="0" w:after="0"/>
        <w:ind w:left="360"/>
        <w:jc w:val="both"/>
        <w:rPr>
          <w:ins w:id="409" w:author="Mehmet Oğuz Ekşi" w:date="2021-04-21T20:07:00Z"/>
          <w:rFonts w:ascii="Arial" w:hAnsi="Arial" w:cs="Arial"/>
          <w:b/>
          <w:bCs/>
          <w:sz w:val="18"/>
          <w:szCs w:val="18"/>
        </w:rPr>
      </w:pPr>
    </w:p>
    <w:p w14:paraId="577A7AE2" w14:textId="10C90898" w:rsidR="00067AC2" w:rsidRDefault="00067AC2">
      <w:pPr>
        <w:pStyle w:val="WW-NormalWeb1"/>
        <w:tabs>
          <w:tab w:val="left" w:pos="993"/>
        </w:tabs>
        <w:spacing w:before="0" w:after="0"/>
        <w:ind w:left="360"/>
        <w:jc w:val="both"/>
        <w:rPr>
          <w:ins w:id="410" w:author="Mehmet Oğuz Ekşi" w:date="2021-04-21T20:07:00Z"/>
          <w:rFonts w:ascii="Arial" w:hAnsi="Arial" w:cs="Arial"/>
          <w:b/>
          <w:bCs/>
          <w:sz w:val="18"/>
          <w:szCs w:val="18"/>
        </w:rPr>
      </w:pPr>
    </w:p>
    <w:p w14:paraId="0B5B768E" w14:textId="4EDFD610" w:rsidR="00067AC2" w:rsidRDefault="00067AC2">
      <w:pPr>
        <w:pStyle w:val="WW-NormalWeb1"/>
        <w:tabs>
          <w:tab w:val="left" w:pos="993"/>
        </w:tabs>
        <w:spacing w:before="0" w:after="0"/>
        <w:ind w:left="360"/>
        <w:jc w:val="both"/>
        <w:rPr>
          <w:ins w:id="411" w:author="Mehmet Oğuz Ekşi" w:date="2021-04-21T20:07:00Z"/>
          <w:rFonts w:ascii="Arial" w:hAnsi="Arial" w:cs="Arial"/>
          <w:b/>
          <w:bCs/>
          <w:sz w:val="18"/>
          <w:szCs w:val="18"/>
        </w:rPr>
      </w:pPr>
    </w:p>
    <w:p w14:paraId="7C2411A7" w14:textId="0EC63ED0" w:rsidR="00067AC2" w:rsidRDefault="00067AC2">
      <w:pPr>
        <w:pStyle w:val="WW-NormalWeb1"/>
        <w:tabs>
          <w:tab w:val="left" w:pos="993"/>
        </w:tabs>
        <w:spacing w:before="0" w:after="0"/>
        <w:ind w:left="360"/>
        <w:jc w:val="both"/>
        <w:rPr>
          <w:ins w:id="412" w:author="Mehmet Oğuz Ekşi" w:date="2021-04-21T20:07:00Z"/>
          <w:rFonts w:ascii="Arial" w:hAnsi="Arial" w:cs="Arial"/>
          <w:b/>
          <w:bCs/>
          <w:sz w:val="18"/>
          <w:szCs w:val="18"/>
        </w:rPr>
      </w:pPr>
    </w:p>
    <w:p w14:paraId="666470E0" w14:textId="364B2DDF" w:rsidR="00067AC2" w:rsidRDefault="00067AC2">
      <w:pPr>
        <w:pStyle w:val="WW-NormalWeb1"/>
        <w:tabs>
          <w:tab w:val="left" w:pos="993"/>
        </w:tabs>
        <w:spacing w:before="0" w:after="0"/>
        <w:ind w:left="360"/>
        <w:jc w:val="both"/>
        <w:rPr>
          <w:ins w:id="413" w:author="Mehmet Oğuz Ekşi" w:date="2021-04-21T20:07:00Z"/>
          <w:rFonts w:ascii="Arial" w:hAnsi="Arial" w:cs="Arial"/>
          <w:b/>
          <w:bCs/>
          <w:sz w:val="18"/>
          <w:szCs w:val="18"/>
        </w:rPr>
      </w:pPr>
    </w:p>
    <w:p w14:paraId="7D2B9E72" w14:textId="0D6A84D6" w:rsidR="00067AC2" w:rsidRDefault="00067AC2">
      <w:pPr>
        <w:pStyle w:val="WW-NormalWeb1"/>
        <w:tabs>
          <w:tab w:val="left" w:pos="993"/>
        </w:tabs>
        <w:spacing w:before="0" w:after="0"/>
        <w:ind w:left="360"/>
        <w:jc w:val="both"/>
        <w:rPr>
          <w:ins w:id="414" w:author="Mehmet Oğuz Ekşi" w:date="2021-04-21T20:07:00Z"/>
          <w:rFonts w:ascii="Arial" w:hAnsi="Arial" w:cs="Arial"/>
          <w:b/>
          <w:bCs/>
          <w:sz w:val="18"/>
          <w:szCs w:val="18"/>
        </w:rPr>
      </w:pPr>
    </w:p>
    <w:p w14:paraId="4A76BE50" w14:textId="486FE239" w:rsidR="00067AC2" w:rsidRDefault="00067AC2">
      <w:pPr>
        <w:pStyle w:val="WW-NormalWeb1"/>
        <w:tabs>
          <w:tab w:val="left" w:pos="993"/>
        </w:tabs>
        <w:spacing w:before="0" w:after="0"/>
        <w:ind w:left="360"/>
        <w:jc w:val="both"/>
        <w:rPr>
          <w:ins w:id="415" w:author="Mehmet Oğuz Ekşi" w:date="2021-04-21T20:07:00Z"/>
          <w:rFonts w:ascii="Arial" w:hAnsi="Arial" w:cs="Arial"/>
          <w:b/>
          <w:bCs/>
          <w:sz w:val="18"/>
          <w:szCs w:val="18"/>
        </w:rPr>
      </w:pPr>
    </w:p>
    <w:p w14:paraId="07467269" w14:textId="349FE77C" w:rsidR="00067AC2" w:rsidRDefault="00067AC2">
      <w:pPr>
        <w:pStyle w:val="WW-NormalWeb1"/>
        <w:tabs>
          <w:tab w:val="left" w:pos="993"/>
        </w:tabs>
        <w:spacing w:before="0" w:after="0"/>
        <w:ind w:left="360"/>
        <w:jc w:val="both"/>
        <w:rPr>
          <w:ins w:id="416" w:author="Mehmet Oğuz Ekşi" w:date="2021-04-21T20:07:00Z"/>
          <w:rFonts w:ascii="Arial" w:hAnsi="Arial" w:cs="Arial"/>
          <w:b/>
          <w:bCs/>
          <w:sz w:val="18"/>
          <w:szCs w:val="18"/>
        </w:rPr>
      </w:pPr>
    </w:p>
    <w:p w14:paraId="75804281" w14:textId="5484537C" w:rsidR="00067AC2" w:rsidRDefault="00067AC2">
      <w:pPr>
        <w:pStyle w:val="WW-NormalWeb1"/>
        <w:tabs>
          <w:tab w:val="left" w:pos="993"/>
        </w:tabs>
        <w:spacing w:before="0" w:after="0"/>
        <w:ind w:left="360"/>
        <w:jc w:val="both"/>
        <w:rPr>
          <w:ins w:id="417" w:author="Mehmet Oğuz Ekşi" w:date="2021-04-21T20:07:00Z"/>
          <w:rFonts w:ascii="Arial" w:hAnsi="Arial" w:cs="Arial"/>
          <w:b/>
          <w:bCs/>
          <w:sz w:val="18"/>
          <w:szCs w:val="18"/>
        </w:rPr>
      </w:pPr>
    </w:p>
    <w:p w14:paraId="7383A95D" w14:textId="77777777" w:rsidR="00067AC2" w:rsidRDefault="00067AC2">
      <w:pPr>
        <w:pStyle w:val="WW-NormalWeb1"/>
        <w:tabs>
          <w:tab w:val="left" w:pos="993"/>
        </w:tabs>
        <w:spacing w:before="0" w:after="0"/>
        <w:ind w:left="360"/>
        <w:jc w:val="both"/>
        <w:rPr>
          <w:rFonts w:ascii="Arial" w:hAnsi="Arial" w:cs="Arial"/>
          <w:b/>
          <w:bCs/>
          <w:sz w:val="18"/>
          <w:szCs w:val="18"/>
        </w:rPr>
      </w:pPr>
    </w:p>
    <w:p w14:paraId="06E4C5F1" w14:textId="77777777" w:rsidR="000F4B2A" w:rsidRDefault="00C91494">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lastRenderedPageBreak/>
        <w:t>Amaç ve Hedefler</w:t>
      </w:r>
    </w:p>
    <w:p w14:paraId="118A68A0" w14:textId="77777777" w:rsidR="000F4B2A" w:rsidRDefault="00C91494">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5DC6CD7" w14:textId="77777777" w:rsidR="000F4B2A" w:rsidRDefault="00C91494">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araştırma süresince ulaşılabilir nitelikte olacak şekilde yazılır.</w:t>
      </w:r>
    </w:p>
    <w:p w14:paraId="744815BF" w14:textId="77777777" w:rsidR="000F4B2A" w:rsidRDefault="000F4B2A">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0F4B2A" w14:paraId="53692FE2"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14:paraId="0FA0E177" w14:textId="4AEC3B1C" w:rsidR="00076900" w:rsidDel="00D26693" w:rsidRDefault="00AC39CA">
            <w:pPr>
              <w:pStyle w:val="WW-NormalWeb1"/>
              <w:widowControl w:val="0"/>
              <w:spacing w:before="0" w:after="0"/>
              <w:jc w:val="both"/>
              <w:rPr>
                <w:del w:id="418" w:author="Mehmet Oğuz Ekşi" w:date="2021-04-21T17:40:00Z"/>
                <w:rFonts w:ascii="Arial" w:hAnsi="Arial" w:cs="Arial"/>
                <w:color w:val="FF0000"/>
                <w:sz w:val="18"/>
                <w:szCs w:val="18"/>
                <w:lang w:val="en-US"/>
              </w:rPr>
            </w:pPr>
            <w:del w:id="419" w:author="Mehmet Oğuz Ekşi" w:date="2021-04-21T17:40:00Z">
              <w:r w:rsidDel="00D26693">
                <w:rPr>
                  <w:rFonts w:ascii="Arial" w:hAnsi="Arial" w:cs="Arial"/>
                  <w:color w:val="FF0000"/>
                  <w:sz w:val="18"/>
                  <w:szCs w:val="18"/>
                  <w:lang w:val="en-US"/>
                </w:rPr>
                <w:delText>//Öğrenim yollarına alternatif getirmek</w:delText>
              </w:r>
            </w:del>
          </w:p>
          <w:p w14:paraId="4DA7AD62" w14:textId="45AB1A71" w:rsidR="00AC39CA" w:rsidDel="00D26693" w:rsidRDefault="00AC39CA">
            <w:pPr>
              <w:pStyle w:val="WW-NormalWeb1"/>
              <w:widowControl w:val="0"/>
              <w:spacing w:before="0" w:after="0"/>
              <w:jc w:val="both"/>
              <w:rPr>
                <w:del w:id="420" w:author="Mehmet Oğuz Ekşi" w:date="2021-04-21T17:40:00Z"/>
                <w:rFonts w:ascii="Arial" w:hAnsi="Arial" w:cs="Arial"/>
                <w:color w:val="FF0000"/>
                <w:sz w:val="18"/>
                <w:szCs w:val="18"/>
                <w:lang w:val="en-US"/>
              </w:rPr>
            </w:pPr>
            <w:del w:id="421" w:author="Mehmet Oğuz Ekşi" w:date="2021-04-21T17:40:00Z">
              <w:r w:rsidDel="00D26693">
                <w:rPr>
                  <w:rFonts w:ascii="Arial" w:hAnsi="Arial" w:cs="Arial"/>
                  <w:color w:val="FF0000"/>
                  <w:sz w:val="18"/>
                  <w:szCs w:val="18"/>
                  <w:lang w:val="en-US"/>
                </w:rPr>
                <w:delText>//</w:delText>
              </w:r>
              <w:r w:rsidR="00AE5369" w:rsidDel="00D26693">
                <w:rPr>
                  <w:rFonts w:ascii="Arial" w:hAnsi="Arial" w:cs="Arial"/>
                  <w:color w:val="FF0000"/>
                  <w:sz w:val="18"/>
                  <w:szCs w:val="18"/>
                  <w:lang w:val="en-US"/>
                </w:rPr>
                <w:delText>Kullanılacak oyun motorunun özellikleri öğrenim için çok verimli olacağı hedeflenecek</w:delText>
              </w:r>
            </w:del>
          </w:p>
          <w:p w14:paraId="3630937F" w14:textId="11AADD94" w:rsidR="00AC39CA" w:rsidDel="00D26693" w:rsidRDefault="00AC39CA">
            <w:pPr>
              <w:pStyle w:val="WW-NormalWeb1"/>
              <w:widowControl w:val="0"/>
              <w:spacing w:before="0" w:after="0"/>
              <w:jc w:val="both"/>
              <w:rPr>
                <w:del w:id="422" w:author="Mehmet Oğuz Ekşi" w:date="2021-04-21T17:40:00Z"/>
                <w:rFonts w:ascii="Arial" w:hAnsi="Arial" w:cs="Arial"/>
                <w:color w:val="FF0000"/>
                <w:sz w:val="18"/>
                <w:szCs w:val="18"/>
                <w:lang w:val="en-US"/>
              </w:rPr>
            </w:pPr>
            <w:del w:id="423" w:author="Mehmet Oğuz Ekşi" w:date="2021-04-21T17:40:00Z">
              <w:r w:rsidDel="00D26693">
                <w:rPr>
                  <w:rFonts w:ascii="Arial" w:hAnsi="Arial" w:cs="Arial"/>
                  <w:color w:val="FF0000"/>
                  <w:sz w:val="18"/>
                  <w:szCs w:val="18"/>
                  <w:lang w:val="en-US"/>
                </w:rPr>
                <w:delText>//</w:delText>
              </w:r>
              <w:r w:rsidR="00AE5369" w:rsidDel="00D26693">
                <w:rPr>
                  <w:rFonts w:ascii="Arial" w:hAnsi="Arial" w:cs="Arial"/>
                  <w:color w:val="FF0000"/>
                  <w:sz w:val="18"/>
                  <w:szCs w:val="18"/>
                  <w:lang w:val="en-US"/>
                </w:rPr>
                <w:delText>Öğrenim konusunda yepyeni bir araştırma kaynağı çıkartacak</w:delText>
              </w:r>
            </w:del>
          </w:p>
          <w:p w14:paraId="744F0D9A" w14:textId="084838EA" w:rsidR="00AC39CA" w:rsidDel="00D26693" w:rsidRDefault="00AC39CA">
            <w:pPr>
              <w:pStyle w:val="WW-NormalWeb1"/>
              <w:widowControl w:val="0"/>
              <w:spacing w:before="0" w:after="0"/>
              <w:jc w:val="both"/>
              <w:rPr>
                <w:del w:id="424" w:author="Mehmet Oğuz Ekşi" w:date="2021-04-21T17:40:00Z"/>
                <w:rFonts w:ascii="Arial" w:hAnsi="Arial" w:cs="Arial"/>
                <w:color w:val="FF0000"/>
                <w:sz w:val="18"/>
                <w:szCs w:val="18"/>
                <w:lang w:val="en-US"/>
              </w:rPr>
            </w:pPr>
            <w:del w:id="425" w:author="Mehmet Oğuz Ekşi" w:date="2021-04-21T17:40:00Z">
              <w:r w:rsidDel="00D26693">
                <w:rPr>
                  <w:rFonts w:ascii="Arial" w:hAnsi="Arial" w:cs="Arial"/>
                  <w:color w:val="FF0000"/>
                  <w:sz w:val="18"/>
                  <w:szCs w:val="18"/>
                  <w:lang w:val="en-US"/>
                </w:rPr>
                <w:delText>//</w:delText>
              </w:r>
              <w:r w:rsidR="00AE5369" w:rsidDel="00D26693">
                <w:rPr>
                  <w:rFonts w:ascii="Arial" w:hAnsi="Arial" w:cs="Arial"/>
                  <w:color w:val="FF0000"/>
                  <w:sz w:val="18"/>
                  <w:szCs w:val="18"/>
                  <w:lang w:val="en-US"/>
                </w:rPr>
                <w:delText>Oyun motorlarının kolayca sağlamış olduğu istatistiklikler ile öğrenimin geliştirilmesi kısalacak</w:delText>
              </w:r>
            </w:del>
          </w:p>
          <w:p w14:paraId="63423241" w14:textId="72E0C9FC" w:rsidR="00AB6D59" w:rsidDel="00D26693" w:rsidRDefault="00AC39CA">
            <w:pPr>
              <w:pStyle w:val="WW-NormalWeb1"/>
              <w:widowControl w:val="0"/>
              <w:spacing w:before="0" w:after="0"/>
              <w:jc w:val="both"/>
              <w:rPr>
                <w:del w:id="426" w:author="Mehmet Oğuz Ekşi" w:date="2021-04-21T17:40:00Z"/>
                <w:rFonts w:ascii="Arial" w:hAnsi="Arial" w:cs="Arial"/>
                <w:color w:val="FF0000"/>
                <w:sz w:val="18"/>
                <w:szCs w:val="18"/>
                <w:lang w:val="en-US"/>
              </w:rPr>
            </w:pPr>
            <w:del w:id="427" w:author="Mehmet Oğuz Ekşi" w:date="2021-04-21T17:40:00Z">
              <w:r w:rsidDel="00D26693">
                <w:rPr>
                  <w:rFonts w:ascii="Arial" w:hAnsi="Arial" w:cs="Arial"/>
                  <w:color w:val="FF0000"/>
                  <w:sz w:val="18"/>
                  <w:szCs w:val="18"/>
                  <w:lang w:val="en-US"/>
                </w:rPr>
                <w:delText>//</w:delText>
              </w:r>
              <w:r w:rsidR="00AE5369" w:rsidDel="00D26693">
                <w:rPr>
                  <w:rFonts w:ascii="Arial" w:hAnsi="Arial" w:cs="Arial"/>
                  <w:color w:val="FF0000"/>
                  <w:sz w:val="18"/>
                  <w:szCs w:val="18"/>
                  <w:lang w:val="en-US"/>
                </w:rPr>
                <w:delText>Bugünki sabit öğrenim tarzına göre daha farklı kullanıcı ile etkileşimli öğrenim kullanılacak</w:delText>
              </w:r>
            </w:del>
          </w:p>
          <w:p w14:paraId="342A4087" w14:textId="77777777" w:rsidR="00CE615A" w:rsidRPr="00464D7F" w:rsidDel="00D26693" w:rsidRDefault="00CE615A">
            <w:pPr>
              <w:pStyle w:val="WW-NormalWeb1"/>
              <w:widowControl w:val="0"/>
              <w:spacing w:before="0" w:after="0"/>
              <w:jc w:val="both"/>
              <w:rPr>
                <w:del w:id="428" w:author="Mehmet Oğuz Ekşi" w:date="2021-04-21T17:40:00Z"/>
                <w:rFonts w:ascii="Arial" w:hAnsi="Arial" w:cs="Arial"/>
                <w:color w:val="FF0000"/>
                <w:sz w:val="18"/>
                <w:szCs w:val="18"/>
                <w:rPrChange w:id="429" w:author="Mehmet Oğuz Ekşi" w:date="2021-04-21T17:26:00Z">
                  <w:rPr>
                    <w:del w:id="430" w:author="Mehmet Oğuz Ekşi" w:date="2021-04-21T17:40:00Z"/>
                    <w:rFonts w:ascii="Arial" w:hAnsi="Arial" w:cs="Arial"/>
                    <w:color w:val="FF0000"/>
                    <w:sz w:val="18"/>
                    <w:szCs w:val="18"/>
                    <w:lang w:val="en-US"/>
                  </w:rPr>
                </w:rPrChange>
              </w:rPr>
            </w:pPr>
          </w:p>
          <w:p w14:paraId="70287DBE" w14:textId="63B3A237" w:rsidR="00AB6D59" w:rsidRPr="00E3677B" w:rsidRDefault="00E3677B">
            <w:pPr>
              <w:pStyle w:val="WW-NormalWeb1"/>
              <w:widowControl w:val="0"/>
              <w:spacing w:before="0" w:after="0"/>
              <w:jc w:val="both"/>
              <w:rPr>
                <w:color w:val="FF0000"/>
                <w:sz w:val="18"/>
                <w:szCs w:val="18"/>
              </w:rPr>
            </w:pPr>
            <w:r>
              <w:rPr>
                <w:color w:val="FF0000"/>
                <w:sz w:val="18"/>
                <w:szCs w:val="18"/>
                <w:lang w:val="en-US"/>
              </w:rPr>
              <w:t>//Öğrenim alternatifi</w:t>
            </w:r>
          </w:p>
          <w:p w14:paraId="067142E9" w14:textId="3DB4D542" w:rsidR="00AB6D59" w:rsidDel="00C031FF" w:rsidRDefault="00E3677B">
            <w:pPr>
              <w:pStyle w:val="WW-NormalWeb1"/>
              <w:widowControl w:val="0"/>
              <w:spacing w:before="0" w:after="0"/>
              <w:jc w:val="both"/>
              <w:rPr>
                <w:del w:id="431" w:author="Mehmet Oğuz Ekşi" w:date="2021-04-21T14:26:00Z"/>
                <w:sz w:val="20"/>
                <w:szCs w:val="20"/>
              </w:rPr>
            </w:pPr>
            <w:r>
              <w:rPr>
                <w:sz w:val="20"/>
                <w:szCs w:val="20"/>
              </w:rPr>
              <w:t xml:space="preserve">   </w:t>
            </w:r>
            <w:r w:rsidR="00AB6D59">
              <w:rPr>
                <w:sz w:val="20"/>
                <w:szCs w:val="20"/>
              </w:rPr>
              <w:t>Temel amaç öğrenim alternatifi oluşturmaktır.</w:t>
            </w:r>
            <w:ins w:id="432" w:author="Mehmet Oğuz Ekşi" w:date="2021-04-21T14:29:00Z">
              <w:r w:rsidR="00E2365A">
                <w:rPr>
                  <w:sz w:val="20"/>
                  <w:szCs w:val="20"/>
                </w:rPr>
                <w:t xml:space="preserve"> </w:t>
              </w:r>
            </w:ins>
            <w:r w:rsidR="00AB6D59">
              <w:rPr>
                <w:sz w:val="20"/>
                <w:szCs w:val="20"/>
              </w:rPr>
              <w:t>Dijital dünyada kullanımı hızlıca artan ve etkileri büyük olan fizik motorlarını kullanarak bir öğrenim alternatifi.</w:t>
            </w:r>
            <w:ins w:id="433" w:author="Mehmet Oğuz Ekşi" w:date="2021-04-21T14:29:00Z">
              <w:r w:rsidR="00E2365A">
                <w:rPr>
                  <w:sz w:val="20"/>
                  <w:szCs w:val="20"/>
                </w:rPr>
                <w:t xml:space="preserve"> </w:t>
              </w:r>
            </w:ins>
            <w:r w:rsidR="00AB6D59">
              <w:rPr>
                <w:sz w:val="20"/>
                <w:szCs w:val="20"/>
              </w:rPr>
              <w:t>Hem dijital dünya üzerinde gerçekleşecek bu öğrenim hem de yeni teknolojilerle test edilmiş olacaktır.</w:t>
            </w:r>
            <w:ins w:id="434" w:author="Mehmet Oğuz Ekşi" w:date="2021-04-21T14:29:00Z">
              <w:r w:rsidR="00E2365A">
                <w:rPr>
                  <w:sz w:val="20"/>
                  <w:szCs w:val="20"/>
                </w:rPr>
                <w:t xml:space="preserve"> </w:t>
              </w:r>
            </w:ins>
            <w:r w:rsidR="00AB6D59">
              <w:rPr>
                <w:sz w:val="20"/>
                <w:szCs w:val="20"/>
              </w:rPr>
              <w:t>Günümüzde öğrenimin büyük çoğunluğu dijitale geçmesiyle beraber bu projeninde başarılı olmasını bekliyoruz.</w:t>
            </w:r>
            <w:ins w:id="435" w:author="Mehmet Oğuz Ekşi" w:date="2021-04-21T14:29:00Z">
              <w:r w:rsidR="00E2365A">
                <w:rPr>
                  <w:sz w:val="20"/>
                  <w:szCs w:val="20"/>
                </w:rPr>
                <w:t xml:space="preserve"> </w:t>
              </w:r>
            </w:ins>
            <w:r w:rsidR="00AB6D59">
              <w:rPr>
                <w:sz w:val="20"/>
                <w:szCs w:val="20"/>
              </w:rPr>
              <w:t>Sadece başarılı değil, en önemlisi farklı bir bakış açısı ve öğrenim yolu getirmesini bekliyoruz.</w:t>
            </w:r>
          </w:p>
          <w:p w14:paraId="5CD77DED" w14:textId="30B35E7F" w:rsidR="00E3677B" w:rsidDel="00C031FF" w:rsidRDefault="00E3677B" w:rsidP="00CE615A">
            <w:pPr>
              <w:pStyle w:val="WW-NormalWeb1"/>
              <w:widowControl w:val="0"/>
              <w:spacing w:before="0" w:after="0"/>
              <w:jc w:val="both"/>
              <w:rPr>
                <w:del w:id="436" w:author="Mehmet Oğuz Ekşi" w:date="2021-04-21T14:26:00Z"/>
                <w:sz w:val="20"/>
                <w:szCs w:val="20"/>
              </w:rPr>
            </w:pPr>
            <w:del w:id="437" w:author="Mehmet Oğuz Ekşi" w:date="2021-04-21T14:26:00Z">
              <w:r w:rsidRPr="00E3677B" w:rsidDel="00174A14">
                <w:rPr>
                  <w:color w:val="FF0000"/>
                  <w:sz w:val="20"/>
                  <w:szCs w:val="20"/>
                  <w:lang w:val="en-US"/>
                </w:rPr>
                <w:delText xml:space="preserve">//Projenin </w:delText>
              </w:r>
              <w:r w:rsidDel="00174A14">
                <w:rPr>
                  <w:color w:val="FF0000"/>
                  <w:sz w:val="20"/>
                  <w:szCs w:val="20"/>
                  <w:lang w:val="en-US"/>
                </w:rPr>
                <w:delText>bilgisayar üzerinde geliştirilmesi ve kayıtlar altına alınması</w:delText>
              </w:r>
            </w:del>
          </w:p>
          <w:p w14:paraId="3EE0617E" w14:textId="0DD0AC04" w:rsidR="00007E79" w:rsidDel="00174A14" w:rsidRDefault="00E3677B">
            <w:pPr>
              <w:pStyle w:val="WW-NormalWeb1"/>
              <w:widowControl w:val="0"/>
              <w:spacing w:before="0" w:after="0"/>
              <w:jc w:val="both"/>
              <w:rPr>
                <w:del w:id="438" w:author="Mehmet Oğuz Ekşi" w:date="2021-04-21T14:26:00Z"/>
                <w:sz w:val="20"/>
                <w:szCs w:val="20"/>
              </w:rPr>
            </w:pPr>
            <w:del w:id="439" w:author="Mehmet Oğuz Ekşi" w:date="2021-04-21T14:26:00Z">
              <w:r w:rsidDel="00174A14">
                <w:rPr>
                  <w:sz w:val="20"/>
                  <w:szCs w:val="20"/>
                </w:rPr>
                <w:delText xml:space="preserve">   </w:delText>
              </w:r>
              <w:r w:rsidR="00D15E4E" w:rsidDel="00174A14">
                <w:rPr>
                  <w:sz w:val="20"/>
                  <w:szCs w:val="20"/>
                </w:rPr>
                <w:delText>Yapılacak öğrenim tarzı başlangıçta bilgisayar üzerinde geliştirilecektir ve test edilecektir.</w:delText>
              </w:r>
              <w:r w:rsidR="005D478A" w:rsidDel="00174A14">
                <w:rPr>
                  <w:sz w:val="20"/>
                  <w:szCs w:val="20"/>
                </w:rPr>
                <w:delText>Fizik motoru bilgisayar üzerinde çalıştırılacaktır ve geliştirilecektir.Bilgisayar ortamında projenin gerçekleştirilmesi, yapmış aşamasının kayıt altına alınmasını daha kolaylık sağlayacaktır.Bu kayıtlar altına alınarak projenin ilerleyişi daha kontrollü ve hızlı bir şekilde yapılmasını gerçekleştireceketir.Diğer bir yandan bu kayıt altına alınmış olan kaynaklar saklanacaktır ve araştırma kaynağı olarak yayınlanacaktır.Yayınlanan bu araştırma kayna</w:delText>
              </w:r>
              <w:r w:rsidR="00513762" w:rsidDel="00174A14">
                <w:rPr>
                  <w:sz w:val="20"/>
                  <w:szCs w:val="20"/>
                </w:rPr>
                <w:delText>klarının, aynı konuda araştırma yapanlar için kaynak olmuş olacaktır.</w:delText>
              </w:r>
            </w:del>
          </w:p>
          <w:p w14:paraId="1E16DDAB" w14:textId="5314E796" w:rsidR="00CE615A" w:rsidRDefault="00CE615A" w:rsidP="00CE615A">
            <w:pPr>
              <w:pStyle w:val="WW-NormalWeb1"/>
              <w:widowControl w:val="0"/>
              <w:spacing w:before="0" w:after="0"/>
              <w:jc w:val="both"/>
              <w:rPr>
                <w:sz w:val="20"/>
                <w:szCs w:val="20"/>
              </w:rPr>
            </w:pPr>
          </w:p>
          <w:p w14:paraId="640556DB" w14:textId="5175B3A4" w:rsidR="007869FD" w:rsidRPr="007869FD" w:rsidRDefault="007869FD" w:rsidP="00CE615A">
            <w:pPr>
              <w:pStyle w:val="WW-NormalWeb1"/>
              <w:widowControl w:val="0"/>
              <w:spacing w:before="0" w:after="0"/>
              <w:jc w:val="both"/>
              <w:rPr>
                <w:sz w:val="20"/>
                <w:szCs w:val="20"/>
              </w:rPr>
            </w:pPr>
            <w:r w:rsidRPr="007869FD">
              <w:rPr>
                <w:color w:val="FF0000"/>
                <w:sz w:val="20"/>
                <w:szCs w:val="20"/>
                <w:lang w:val="en-US"/>
              </w:rPr>
              <w:t>//Şuanki öğrenim yollarından ilham alınacağı Fakat temel olarak yeni öğrenim yolları denenecek</w:t>
            </w:r>
          </w:p>
          <w:p w14:paraId="0ACA2525" w14:textId="65CF28D1" w:rsidR="007A66C2" w:rsidDel="00E57A4C" w:rsidRDefault="00E57A4C" w:rsidP="00CE615A">
            <w:pPr>
              <w:pStyle w:val="WW-NormalWeb1"/>
              <w:widowControl w:val="0"/>
              <w:spacing w:before="0" w:after="0"/>
              <w:jc w:val="both"/>
              <w:rPr>
                <w:del w:id="440" w:author="Mehmet Oğuz Ekşi" w:date="2021-04-21T14:29:00Z"/>
                <w:sz w:val="20"/>
                <w:szCs w:val="20"/>
              </w:rPr>
            </w:pPr>
            <w:ins w:id="441" w:author="Mehmet Oğuz Ekşi" w:date="2021-04-21T14:29:00Z">
              <w:r>
                <w:rPr>
                  <w:sz w:val="20"/>
                  <w:szCs w:val="20"/>
                </w:rPr>
                <w:t xml:space="preserve">   </w:t>
              </w:r>
            </w:ins>
            <w:del w:id="442" w:author="Mehmet Oğuz Ekşi" w:date="2021-04-21T14:29:00Z">
              <w:r w:rsidR="00CE615A" w:rsidDel="00E57A4C">
                <w:rPr>
                  <w:sz w:val="20"/>
                  <w:szCs w:val="20"/>
                </w:rPr>
                <w:delText xml:space="preserve">   </w:delText>
              </w:r>
              <w:r w:rsidR="007A66C2" w:rsidDel="00E57A4C">
                <w:rPr>
                  <w:sz w:val="20"/>
                  <w:szCs w:val="20"/>
                </w:rPr>
                <w:delText>Proje geliştirilirken bugünk</w:delText>
              </w:r>
            </w:del>
            <w:ins w:id="443" w:author="Evrim Guler" w:date="2021-04-19T02:58:00Z">
              <w:del w:id="444" w:author="Mehmet Oğuz Ekşi" w:date="2021-04-21T14:29:00Z">
                <w:r w:rsidR="003C234A" w:rsidDel="00E57A4C">
                  <w:rPr>
                    <w:sz w:val="20"/>
                    <w:szCs w:val="20"/>
                  </w:rPr>
                  <w:delText>ü</w:delText>
                </w:r>
              </w:del>
            </w:ins>
            <w:del w:id="445" w:author="Mehmet Oğuz Ekşi" w:date="2021-04-21T14:29:00Z">
              <w:r w:rsidR="007A66C2" w:rsidDel="00E57A4C">
                <w:rPr>
                  <w:sz w:val="20"/>
                  <w:szCs w:val="20"/>
                </w:rPr>
                <w:delText>i verimli öğrenim yollarından ilham alacaktır.Günümüzdeki öğrenimin verimli olunan bölümleri alınacak ve bu projeye uyarlanarak eklenecektir.Diğer en çok tercih edilen öğrenim yollarıda gözden geçirelecek ve onlarında verimli olunan bölümleri uyarlanacaktır.</w:delText>
              </w:r>
            </w:del>
          </w:p>
          <w:p w14:paraId="1468C71C" w14:textId="16575388" w:rsidR="00942291" w:rsidRDefault="007A66C2" w:rsidP="00CE615A">
            <w:pPr>
              <w:pStyle w:val="WW-NormalWeb1"/>
              <w:widowControl w:val="0"/>
              <w:spacing w:before="0" w:after="0"/>
              <w:jc w:val="both"/>
              <w:rPr>
                <w:ins w:id="446" w:author="Mehmet Oğuz Ekşi" w:date="2021-04-21T17:27:00Z"/>
                <w:sz w:val="20"/>
                <w:szCs w:val="20"/>
              </w:rPr>
            </w:pPr>
            <w:del w:id="447" w:author="Mehmet Oğuz Ekşi" w:date="2021-04-21T14:29:00Z">
              <w:r w:rsidDel="00E57A4C">
                <w:rPr>
                  <w:sz w:val="20"/>
                  <w:szCs w:val="20"/>
                </w:rPr>
                <w:delText>Fakat projede</w:delText>
              </w:r>
            </w:del>
            <w:ins w:id="448" w:author="Mehmet Oğuz Ekşi" w:date="2021-04-21T14:29:00Z">
              <w:r w:rsidR="00E57A4C">
                <w:rPr>
                  <w:sz w:val="20"/>
                  <w:szCs w:val="20"/>
                </w:rPr>
                <w:t>Projede</w:t>
              </w:r>
            </w:ins>
            <w:r>
              <w:rPr>
                <w:sz w:val="20"/>
                <w:szCs w:val="20"/>
              </w:rPr>
              <w:t xml:space="preserve"> hedeflenen günümüzdeki öğrenim yollarından farklı olan öğrenim tarzları temel olacaktır.</w:t>
            </w:r>
            <w:ins w:id="449" w:author="Mehmet Oğuz Ekşi" w:date="2021-04-21T17:35:00Z">
              <w:r w:rsidR="0021028C">
                <w:rPr>
                  <w:sz w:val="20"/>
                  <w:szCs w:val="20"/>
                </w:rPr>
                <w:t xml:space="preserve"> </w:t>
              </w:r>
            </w:ins>
            <w:ins w:id="450" w:author="Mehmet Oğuz Ekşi" w:date="2021-04-21T17:27:00Z">
              <w:r w:rsidR="009E6E1A">
                <w:rPr>
                  <w:sz w:val="20"/>
                  <w:szCs w:val="20"/>
                </w:rPr>
                <w:t>Bu temelleri alt başlık altınca inceleyecek olursak:</w:t>
              </w:r>
            </w:ins>
          </w:p>
          <w:p w14:paraId="30CF2DB2" w14:textId="5D7D9A80" w:rsidR="00C36F19" w:rsidRPr="009F6BA7" w:rsidRDefault="009E6E1A" w:rsidP="00C36F19">
            <w:pPr>
              <w:pStyle w:val="WW-NormalWeb1"/>
              <w:widowControl w:val="0"/>
              <w:numPr>
                <w:ilvl w:val="0"/>
                <w:numId w:val="25"/>
              </w:numPr>
              <w:spacing w:before="0" w:after="0"/>
              <w:jc w:val="both"/>
              <w:rPr>
                <w:ins w:id="451" w:author="Mehmet Oğuz Ekşi" w:date="2021-04-21T20:11:00Z"/>
                <w:b/>
                <w:bCs/>
                <w:sz w:val="22"/>
                <w:szCs w:val="22"/>
                <w:rPrChange w:id="452" w:author="Mehmet Oğuz Ekşi" w:date="2021-04-26T18:16:00Z">
                  <w:rPr>
                    <w:ins w:id="453" w:author="Mehmet Oğuz Ekşi" w:date="2021-04-21T20:11:00Z"/>
                    <w:sz w:val="20"/>
                    <w:szCs w:val="20"/>
                  </w:rPr>
                </w:rPrChange>
              </w:rPr>
            </w:pPr>
            <w:ins w:id="454" w:author="Mehmet Oğuz Ekşi" w:date="2021-04-21T17:28:00Z">
              <w:r w:rsidRPr="009F6BA7">
                <w:rPr>
                  <w:b/>
                  <w:bCs/>
                  <w:sz w:val="22"/>
                  <w:szCs w:val="22"/>
                  <w:rPrChange w:id="455" w:author="Mehmet Oğuz Ekşi" w:date="2021-04-26T18:16:00Z">
                    <w:rPr>
                      <w:sz w:val="20"/>
                      <w:szCs w:val="20"/>
                    </w:rPr>
                  </w:rPrChange>
                </w:rPr>
                <w:t>Kişinin kararlarına bağlı öğrenim</w:t>
              </w:r>
            </w:ins>
          </w:p>
          <w:p w14:paraId="6AACD235" w14:textId="2F2C3BCF" w:rsidR="00942291" w:rsidRPr="00C36F19" w:rsidRDefault="00C36F19">
            <w:pPr>
              <w:pStyle w:val="WW-NormalWeb1"/>
              <w:widowControl w:val="0"/>
              <w:spacing w:before="0" w:after="0"/>
              <w:jc w:val="both"/>
              <w:rPr>
                <w:ins w:id="456" w:author="Mehmet Oğuz Ekşi" w:date="2021-04-21T17:28:00Z"/>
                <w:sz w:val="20"/>
                <w:szCs w:val="20"/>
              </w:rPr>
              <w:pPrChange w:id="457" w:author="Mehmet Oğuz Ekşi" w:date="2021-04-21T20:11:00Z">
                <w:pPr>
                  <w:pStyle w:val="WW-NormalWeb1"/>
                  <w:widowControl w:val="0"/>
                  <w:numPr>
                    <w:numId w:val="25"/>
                  </w:numPr>
                  <w:spacing w:before="0" w:after="0"/>
                  <w:ind w:left="360" w:hanging="360"/>
                  <w:jc w:val="both"/>
                </w:pPr>
              </w:pPrChange>
            </w:pPr>
            <w:ins w:id="458" w:author="Mehmet Oğuz Ekşi" w:date="2021-04-21T20:11:00Z">
              <w:r>
                <w:rPr>
                  <w:sz w:val="20"/>
                  <w:szCs w:val="20"/>
                </w:rPr>
                <w:t xml:space="preserve">   </w:t>
              </w:r>
            </w:ins>
            <w:ins w:id="459" w:author="Mehmet Oğuz Ekşi" w:date="2021-04-21T20:12:00Z">
              <w:r>
                <w:rPr>
                  <w:sz w:val="20"/>
                  <w:szCs w:val="20"/>
                </w:rPr>
                <w:t xml:space="preserve">Oyun içerisinde oyun tarafından öğrenim sağlanacak olan konu hakkında kişiye bilgiler verilir. </w:t>
              </w:r>
            </w:ins>
            <w:ins w:id="460" w:author="Mehmet Oğuz Ekşi" w:date="2021-04-21T20:13:00Z">
              <w:r>
                <w:rPr>
                  <w:sz w:val="20"/>
                  <w:szCs w:val="20"/>
                </w:rPr>
                <w:t>Bilgiler görsel, resimler, animasyonlar veya yazılarla olabilir. Kişi kendisine g</w:t>
              </w:r>
            </w:ins>
            <w:ins w:id="461" w:author="Mehmet Oğuz Ekşi" w:date="2021-04-21T20:14:00Z">
              <w:r>
                <w:rPr>
                  <w:sz w:val="20"/>
                  <w:szCs w:val="20"/>
                </w:rPr>
                <w:t xml:space="preserve">önderilen konu bilgilerini okumaya çalışır ve konuyu öğrenmeye çalışır. Bilgiler seviye seviye ilerleyişle verilir. Bilgiler </w:t>
              </w:r>
            </w:ins>
            <w:ins w:id="462" w:author="Mehmet Oğuz Ekşi" w:date="2021-04-21T20:15:00Z">
              <w:r>
                <w:rPr>
                  <w:sz w:val="20"/>
                  <w:szCs w:val="20"/>
                </w:rPr>
                <w:t>sıra sıra verilirken, konu başlıkları veya bölümler</w:t>
              </w:r>
            </w:ins>
            <w:ins w:id="463" w:author="Mehmet Oğuz Ekşi" w:date="2021-04-21T20:16:00Z">
              <w:r>
                <w:rPr>
                  <w:sz w:val="20"/>
                  <w:szCs w:val="20"/>
                </w:rPr>
                <w:t>i</w:t>
              </w:r>
            </w:ins>
            <w:ins w:id="464" w:author="Mehmet Oğuz Ekşi" w:date="2021-04-21T20:15:00Z">
              <w:r>
                <w:rPr>
                  <w:sz w:val="20"/>
                  <w:szCs w:val="20"/>
                </w:rPr>
                <w:t xml:space="preserve"> ara</w:t>
              </w:r>
            </w:ins>
            <w:ins w:id="465" w:author="Mehmet Oğuz Ekşi" w:date="2021-04-21T20:16:00Z">
              <w:r>
                <w:rPr>
                  <w:sz w:val="20"/>
                  <w:szCs w:val="20"/>
                </w:rPr>
                <w:t xml:space="preserve">sında kişiye testler sunulur. Bu testler oyun içerisinde birer inşa modeli </w:t>
              </w:r>
            </w:ins>
            <w:ins w:id="466" w:author="Mehmet Oğuz Ekşi" w:date="2021-04-21T20:17:00Z">
              <w:r w:rsidR="00482EFB">
                <w:rPr>
                  <w:sz w:val="20"/>
                  <w:szCs w:val="20"/>
                </w:rPr>
                <w:t>şeklinde olacaktır. Bu inşa modelleri 3.</w:t>
              </w:r>
            </w:ins>
            <w:ins w:id="467" w:author="Mehmet Oğuz Ekşi" w:date="2021-04-21T20:18:00Z">
              <w:r w:rsidR="00482EFB">
                <w:rPr>
                  <w:sz w:val="20"/>
                  <w:szCs w:val="20"/>
                </w:rPr>
                <w:t xml:space="preserve"> Başlık altında daha detaylı anlatıl</w:t>
              </w:r>
            </w:ins>
            <w:ins w:id="468" w:author="Mehmet Oğuz Ekşi" w:date="2021-04-21T20:23:00Z">
              <w:r w:rsidR="00482EFB">
                <w:rPr>
                  <w:sz w:val="20"/>
                  <w:szCs w:val="20"/>
                </w:rPr>
                <w:t>mıştır</w:t>
              </w:r>
            </w:ins>
            <w:ins w:id="469" w:author="Mehmet Oğuz Ekşi" w:date="2021-04-21T20:18:00Z">
              <w:r w:rsidR="00482EFB">
                <w:rPr>
                  <w:sz w:val="20"/>
                  <w:szCs w:val="20"/>
                </w:rPr>
                <w:t xml:space="preserve">. Kişi inşa modelini başarılı veya başarısız tamamlamasına göre öğrenim ilerleyecektir. Başarılı olduğu durumda öğrenime devam edecektir. Başarısız olduğu durumda </w:t>
              </w:r>
            </w:ins>
            <w:ins w:id="470" w:author="Mehmet Oğuz Ekşi" w:date="2021-04-21T20:19:00Z">
              <w:r w:rsidR="00482EFB">
                <w:rPr>
                  <w:sz w:val="20"/>
                  <w:szCs w:val="20"/>
                </w:rPr>
                <w:t xml:space="preserve">kişiye bilgiler tekrardan gönderilecektir ve kişinin tekrar öğrenmesi istenilecektir. </w:t>
              </w:r>
            </w:ins>
            <w:ins w:id="471" w:author="Mehmet Oğuz Ekşi" w:date="2021-04-21T20:21:00Z">
              <w:r w:rsidR="00482EFB">
                <w:rPr>
                  <w:sz w:val="20"/>
                  <w:szCs w:val="20"/>
                </w:rPr>
                <w:t xml:space="preserve">Öğrenim zorluklarına göre maksimum hata yapma sayısı belirlenecektir. Eğer ki kişi bir öğrenimi maksimum hata </w:t>
              </w:r>
            </w:ins>
            <w:ins w:id="472" w:author="Mehmet Oğuz Ekşi" w:date="2021-04-21T20:22:00Z">
              <w:r w:rsidR="00482EFB">
                <w:rPr>
                  <w:sz w:val="20"/>
                  <w:szCs w:val="20"/>
                </w:rPr>
                <w:t xml:space="preserve">yapma sayısını aşarsa, (yani yapabileceği hata sayısı kısıtlıdır) kullanıcıya önce ki öğrenim tarzından farklı öğrenim tarzları sunulacaktır. Bu öğrenim tarzları </w:t>
              </w:r>
            </w:ins>
            <w:ins w:id="473" w:author="Mehmet Oğuz Ekşi" w:date="2021-04-21T20:23:00Z">
              <w:r w:rsidR="00482EFB">
                <w:rPr>
                  <w:sz w:val="20"/>
                  <w:szCs w:val="20"/>
                </w:rPr>
                <w:t>4. Başlık altında daha detaylı anlatılmıştır.</w:t>
              </w:r>
            </w:ins>
          </w:p>
          <w:p w14:paraId="36A49F2F" w14:textId="67ABC2CD" w:rsidR="009E6E1A" w:rsidRPr="009F6BA7" w:rsidRDefault="0021028C" w:rsidP="009E6E1A">
            <w:pPr>
              <w:pStyle w:val="WW-NormalWeb1"/>
              <w:widowControl w:val="0"/>
              <w:numPr>
                <w:ilvl w:val="0"/>
                <w:numId w:val="25"/>
              </w:numPr>
              <w:spacing w:before="0" w:after="0"/>
              <w:jc w:val="both"/>
              <w:rPr>
                <w:ins w:id="474" w:author="Mehmet Oğuz Ekşi" w:date="2021-04-21T20:23:00Z"/>
                <w:b/>
                <w:bCs/>
                <w:sz w:val="22"/>
                <w:szCs w:val="22"/>
                <w:rPrChange w:id="475" w:author="Mehmet Oğuz Ekşi" w:date="2021-04-26T18:16:00Z">
                  <w:rPr>
                    <w:ins w:id="476" w:author="Mehmet Oğuz Ekşi" w:date="2021-04-21T20:23:00Z"/>
                    <w:sz w:val="20"/>
                    <w:szCs w:val="20"/>
                  </w:rPr>
                </w:rPrChange>
              </w:rPr>
            </w:pPr>
            <w:ins w:id="477" w:author="Mehmet Oğuz Ekşi" w:date="2021-04-21T17:33:00Z">
              <w:r w:rsidRPr="009F6BA7">
                <w:rPr>
                  <w:b/>
                  <w:bCs/>
                  <w:sz w:val="22"/>
                  <w:szCs w:val="22"/>
                  <w:rPrChange w:id="478" w:author="Mehmet Oğuz Ekşi" w:date="2021-04-26T18:16:00Z">
                    <w:rPr>
                      <w:sz w:val="20"/>
                      <w:szCs w:val="20"/>
                    </w:rPr>
                  </w:rPrChange>
                </w:rPr>
                <w:t>Algoritma ile bağdaştırılmış öğrenim</w:t>
              </w:r>
            </w:ins>
          </w:p>
          <w:p w14:paraId="50FBFE2A" w14:textId="22B50A42" w:rsidR="00942291" w:rsidRDefault="00C474F9">
            <w:pPr>
              <w:pStyle w:val="WW-NormalWeb1"/>
              <w:widowControl w:val="0"/>
              <w:spacing w:before="0" w:after="0"/>
              <w:jc w:val="both"/>
              <w:rPr>
                <w:ins w:id="479" w:author="Mehmet Oğuz Ekşi" w:date="2021-04-21T17:33:00Z"/>
                <w:sz w:val="20"/>
                <w:szCs w:val="20"/>
              </w:rPr>
              <w:pPrChange w:id="480" w:author="Mehmet Oğuz Ekşi" w:date="2021-04-21T20:23:00Z">
                <w:pPr>
                  <w:pStyle w:val="WW-NormalWeb1"/>
                  <w:widowControl w:val="0"/>
                  <w:numPr>
                    <w:numId w:val="25"/>
                  </w:numPr>
                  <w:spacing w:before="0" w:after="0"/>
                  <w:ind w:left="360" w:hanging="360"/>
                  <w:jc w:val="both"/>
                </w:pPr>
              </w:pPrChange>
            </w:pPr>
            <w:ins w:id="481" w:author="Mehmet Oğuz Ekşi" w:date="2021-04-21T20:23:00Z">
              <w:r>
                <w:rPr>
                  <w:sz w:val="20"/>
                  <w:szCs w:val="20"/>
                </w:rPr>
                <w:t xml:space="preserve">   </w:t>
              </w:r>
              <w:r w:rsidR="006F00DC">
                <w:rPr>
                  <w:sz w:val="20"/>
                  <w:szCs w:val="20"/>
                </w:rPr>
                <w:t>Algoritma ile öğrenim genel bir başlıktır. Günümüzde kullanılan öğrenim tarz</w:t>
              </w:r>
            </w:ins>
            <w:ins w:id="482" w:author="Mehmet Oğuz Ekşi" w:date="2021-04-21T20:24:00Z">
              <w:r w:rsidR="006F00DC">
                <w:rPr>
                  <w:sz w:val="20"/>
                  <w:szCs w:val="20"/>
                </w:rPr>
                <w:t xml:space="preserve">larınada algoritma mantığında öğrenim yapısı diyebiliriz. Örneğin: Yazısal eğitim ve test ile öğrenim, kullanıcıya bilgiler yazılar ile verilir, test ile kullanıcının öğrenim başarısı kontrol edilir. Fakat bizim yapacağımız </w:t>
              </w:r>
            </w:ins>
            <w:ins w:id="483" w:author="Mehmet Oğuz Ekşi" w:date="2021-04-21T20:25:00Z">
              <w:r w:rsidR="006F00DC">
                <w:rPr>
                  <w:sz w:val="20"/>
                  <w:szCs w:val="20"/>
                </w:rPr>
                <w:t>projede algoritmasal eğitim detaylı, farklı algoritmalara ulaşabilecek, büyük b</w:t>
              </w:r>
            </w:ins>
            <w:ins w:id="484" w:author="Mehmet Oğuz Ekşi" w:date="2021-04-21T20:26:00Z">
              <w:r w:rsidR="006F00DC">
                <w:rPr>
                  <w:sz w:val="20"/>
                  <w:szCs w:val="20"/>
                </w:rPr>
                <w:t xml:space="preserve">ir bölümü </w:t>
              </w:r>
            </w:ins>
            <w:ins w:id="485" w:author="Mehmet Oğuz Ekşi" w:date="2021-04-21T20:25:00Z">
              <w:r w:rsidR="006F00DC">
                <w:rPr>
                  <w:sz w:val="20"/>
                  <w:szCs w:val="20"/>
                </w:rPr>
                <w:t>kişinin kararlarına</w:t>
              </w:r>
            </w:ins>
            <w:ins w:id="486" w:author="Mehmet Oğuz Ekşi" w:date="2021-04-21T20:26:00Z">
              <w:r w:rsidR="006F00DC">
                <w:rPr>
                  <w:sz w:val="20"/>
                  <w:szCs w:val="20"/>
                </w:rPr>
                <w:t xml:space="preserve"> bağlı bir algoritma tarzı olacak. Algoritma oyun içerisinde kullanıcı işlenirken şekillenecek. Bunun sayesinde sadece spesifik bir algoritma yerine, her kişinin kararlarına gö</w:t>
              </w:r>
            </w:ins>
            <w:ins w:id="487" w:author="Mehmet Oğuz Ekşi" w:date="2021-04-21T20:27:00Z">
              <w:r w:rsidR="006F00DC">
                <w:rPr>
                  <w:sz w:val="20"/>
                  <w:szCs w:val="20"/>
                </w:rPr>
                <w:t>re şekillenmiş öğrenimler sağlanmış olacak.</w:t>
              </w:r>
            </w:ins>
            <w:ins w:id="488" w:author="Mehmet Oğuz Ekşi" w:date="2021-04-21T20:29:00Z">
              <w:r w:rsidR="00C031FF">
                <w:rPr>
                  <w:sz w:val="20"/>
                  <w:szCs w:val="20"/>
                </w:rPr>
                <w:t xml:space="preserve"> Ayrıca oyun motoru içerisinde öğrenim tarzlarının eklenip veya çıkarılması kolay ve hızlı bir şekilde olması için tasarlanacak. </w:t>
              </w:r>
            </w:ins>
            <w:ins w:id="489" w:author="Mehmet Oğuz Ekşi" w:date="2021-04-21T20:30:00Z">
              <w:r w:rsidR="00C031FF">
                <w:rPr>
                  <w:sz w:val="20"/>
                  <w:szCs w:val="20"/>
                </w:rPr>
                <w:t>Kolay ve hızlı olması sayesinde kolayca yeni veya farklı öğrenim tarzları uygulanabilecek, hatalı veya verimsiz bulunan öğrenim tarzları çıkartılabilecek</w:t>
              </w:r>
            </w:ins>
            <w:ins w:id="490" w:author="Mehmet Oğuz Ekşi" w:date="2021-04-21T20:31:00Z">
              <w:r w:rsidR="00C031FF">
                <w:rPr>
                  <w:sz w:val="20"/>
                  <w:szCs w:val="20"/>
                </w:rPr>
                <w:t>.</w:t>
              </w:r>
            </w:ins>
            <w:ins w:id="491" w:author="Mehmet Oğuz Ekşi" w:date="2021-04-21T20:25:00Z">
              <w:r w:rsidR="006F00DC">
                <w:rPr>
                  <w:sz w:val="20"/>
                  <w:szCs w:val="20"/>
                </w:rPr>
                <w:t xml:space="preserve"> </w:t>
              </w:r>
            </w:ins>
          </w:p>
          <w:p w14:paraId="7E030446" w14:textId="66A5D103" w:rsidR="0021028C" w:rsidRPr="009F6BA7" w:rsidRDefault="0021028C" w:rsidP="009E6E1A">
            <w:pPr>
              <w:pStyle w:val="WW-NormalWeb1"/>
              <w:widowControl w:val="0"/>
              <w:numPr>
                <w:ilvl w:val="0"/>
                <w:numId w:val="25"/>
              </w:numPr>
              <w:spacing w:before="0" w:after="0"/>
              <w:jc w:val="both"/>
              <w:rPr>
                <w:ins w:id="492" w:author="Mehmet Oğuz Ekşi" w:date="2021-04-21T20:31:00Z"/>
                <w:b/>
                <w:bCs/>
                <w:sz w:val="22"/>
                <w:szCs w:val="22"/>
                <w:rPrChange w:id="493" w:author="Mehmet Oğuz Ekşi" w:date="2021-04-26T18:16:00Z">
                  <w:rPr>
                    <w:ins w:id="494" w:author="Mehmet Oğuz Ekşi" w:date="2021-04-21T20:31:00Z"/>
                    <w:sz w:val="20"/>
                    <w:szCs w:val="20"/>
                  </w:rPr>
                </w:rPrChange>
              </w:rPr>
            </w:pPr>
            <w:ins w:id="495" w:author="Mehmet Oğuz Ekşi" w:date="2021-04-21T17:33:00Z">
              <w:r w:rsidRPr="009F6BA7">
                <w:rPr>
                  <w:b/>
                  <w:bCs/>
                  <w:sz w:val="22"/>
                  <w:szCs w:val="22"/>
                  <w:rPrChange w:id="496" w:author="Mehmet Oğuz Ekşi" w:date="2021-04-26T18:16:00Z">
                    <w:rPr>
                      <w:sz w:val="20"/>
                      <w:szCs w:val="20"/>
                    </w:rPr>
                  </w:rPrChange>
                </w:rPr>
                <w:t xml:space="preserve">Oyun içerisinde </w:t>
              </w:r>
            </w:ins>
            <w:ins w:id="497" w:author="Mehmet Oğuz Ekşi" w:date="2021-04-21T20:08:00Z">
              <w:r w:rsidR="00C36F19" w:rsidRPr="009F6BA7">
                <w:rPr>
                  <w:b/>
                  <w:bCs/>
                  <w:sz w:val="22"/>
                  <w:szCs w:val="22"/>
                  <w:rPrChange w:id="498" w:author="Mehmet Oğuz Ekşi" w:date="2021-04-26T18:16:00Z">
                    <w:rPr>
                      <w:sz w:val="20"/>
                      <w:szCs w:val="20"/>
                    </w:rPr>
                  </w:rPrChange>
                </w:rPr>
                <w:t>kişiye inşa yapıları yaptırarak, uygulamalı öğrenim</w:t>
              </w:r>
            </w:ins>
          </w:p>
          <w:p w14:paraId="78CB3A30" w14:textId="2646FB22" w:rsidR="00C031FF" w:rsidRDefault="00C031FF" w:rsidP="00C031FF">
            <w:pPr>
              <w:pStyle w:val="WW-NormalWeb1"/>
              <w:widowControl w:val="0"/>
              <w:spacing w:before="0" w:after="0"/>
              <w:jc w:val="both"/>
              <w:rPr>
                <w:ins w:id="499" w:author="Mehmet Oğuz Ekşi" w:date="2021-04-21T20:35:00Z"/>
                <w:sz w:val="20"/>
                <w:szCs w:val="20"/>
              </w:rPr>
            </w:pPr>
            <w:ins w:id="500" w:author="Mehmet Oğuz Ekşi" w:date="2021-04-21T20:31:00Z">
              <w:r>
                <w:rPr>
                  <w:sz w:val="20"/>
                  <w:szCs w:val="20"/>
                </w:rPr>
                <w:t xml:space="preserve">   Temelde oyun</w:t>
              </w:r>
            </w:ins>
            <w:ins w:id="501" w:author="Mehmet Oğuz Ekşi" w:date="2021-04-21T20:32:00Z">
              <w:r>
                <w:rPr>
                  <w:sz w:val="20"/>
                  <w:szCs w:val="20"/>
                </w:rPr>
                <w:t xml:space="preserve"> inşa yapılarına yoğunlaşacaktır. </w:t>
              </w:r>
            </w:ins>
            <w:ins w:id="502" w:author="Mehmet Oğuz Ekşi" w:date="2021-04-21T20:36:00Z">
              <w:r>
                <w:rPr>
                  <w:sz w:val="20"/>
                  <w:szCs w:val="20"/>
                </w:rPr>
                <w:t>O</w:t>
              </w:r>
            </w:ins>
            <w:ins w:id="503" w:author="Mehmet Oğuz Ekşi" w:date="2021-04-21T20:33:00Z">
              <w:r>
                <w:rPr>
                  <w:sz w:val="20"/>
                  <w:szCs w:val="20"/>
                </w:rPr>
                <w:t xml:space="preserve">ynanış </w:t>
              </w:r>
            </w:ins>
            <w:ins w:id="504" w:author="Mehmet Oğuz Ekşi" w:date="2021-04-21T20:37:00Z">
              <w:r>
                <w:rPr>
                  <w:sz w:val="20"/>
                  <w:szCs w:val="20"/>
                </w:rPr>
                <w:t>temel olarak inşa yapısı üzerine olacaktır.</w:t>
              </w:r>
            </w:ins>
          </w:p>
          <w:p w14:paraId="0CC721F4" w14:textId="77777777" w:rsidR="009E296F" w:rsidRDefault="00C031FF" w:rsidP="00C031FF">
            <w:pPr>
              <w:pStyle w:val="WW-NormalWeb1"/>
              <w:widowControl w:val="0"/>
              <w:numPr>
                <w:ilvl w:val="0"/>
                <w:numId w:val="26"/>
              </w:numPr>
              <w:spacing w:before="0" w:after="0"/>
              <w:jc w:val="both"/>
              <w:rPr>
                <w:ins w:id="505" w:author="Mehmet Oğuz Ekşi" w:date="2021-04-21T20:37:00Z"/>
                <w:sz w:val="20"/>
                <w:szCs w:val="20"/>
              </w:rPr>
            </w:pPr>
            <w:ins w:id="506" w:author="Mehmet Oğuz Ekşi" w:date="2021-04-21T20:35:00Z">
              <w:r>
                <w:rPr>
                  <w:sz w:val="20"/>
                  <w:szCs w:val="20"/>
                </w:rPr>
                <w:t>Oynanış nedir ?</w:t>
              </w:r>
            </w:ins>
          </w:p>
          <w:p w14:paraId="52BD7B6C" w14:textId="4A251C9A" w:rsidR="00C031FF" w:rsidRPr="009E296F" w:rsidRDefault="00C031FF">
            <w:pPr>
              <w:pStyle w:val="WW-NormalWeb1"/>
              <w:widowControl w:val="0"/>
              <w:spacing w:before="0" w:after="0"/>
              <w:jc w:val="both"/>
              <w:rPr>
                <w:ins w:id="507" w:author="Mehmet Oğuz Ekşi" w:date="2021-04-21T20:37:00Z"/>
                <w:sz w:val="20"/>
                <w:szCs w:val="20"/>
              </w:rPr>
            </w:pPr>
            <w:ins w:id="508" w:author="Mehmet Oğuz Ekşi" w:date="2021-04-21T20:34:00Z">
              <w:r w:rsidRPr="009E296F">
                <w:rPr>
                  <w:sz w:val="20"/>
                  <w:szCs w:val="20"/>
                </w:rPr>
                <w:t>Oynanış, kullanıcının oyun içerisinde yapabileceği tüm etkilere</w:t>
              </w:r>
            </w:ins>
            <w:ins w:id="509" w:author="Mehmet Oğuz Ekşi" w:date="2021-04-21T20:35:00Z">
              <w:r w:rsidRPr="009E296F">
                <w:rPr>
                  <w:sz w:val="20"/>
                  <w:szCs w:val="20"/>
                </w:rPr>
                <w:t>, değiştirebileceği</w:t>
              </w:r>
            </w:ins>
            <w:ins w:id="510" w:author="Mehmet Oğuz Ekşi" w:date="2021-04-21T20:36:00Z">
              <w:r w:rsidRPr="009E296F">
                <w:rPr>
                  <w:sz w:val="20"/>
                  <w:szCs w:val="20"/>
                </w:rPr>
                <w:t xml:space="preserve"> sınıra denir. </w:t>
              </w:r>
            </w:ins>
          </w:p>
          <w:p w14:paraId="3C902E2E" w14:textId="6B51F9DA" w:rsidR="00C031FF" w:rsidRDefault="009E296F">
            <w:pPr>
              <w:pStyle w:val="WW-NormalWeb1"/>
              <w:widowControl w:val="0"/>
              <w:spacing w:before="0" w:after="0"/>
              <w:jc w:val="both"/>
              <w:rPr>
                <w:ins w:id="511" w:author="Mehmet Oğuz Ekşi" w:date="2021-04-21T20:19:00Z"/>
                <w:sz w:val="20"/>
                <w:szCs w:val="20"/>
              </w:rPr>
              <w:pPrChange w:id="512" w:author="Mehmet Oğuz Ekşi" w:date="2021-04-21T20:31:00Z">
                <w:pPr>
                  <w:pStyle w:val="WW-NormalWeb1"/>
                  <w:widowControl w:val="0"/>
                  <w:numPr>
                    <w:numId w:val="25"/>
                  </w:numPr>
                  <w:spacing w:before="0" w:after="0"/>
                  <w:ind w:left="360" w:hanging="360"/>
                  <w:jc w:val="both"/>
                </w:pPr>
              </w:pPrChange>
            </w:pPr>
            <w:ins w:id="513" w:author="Mehmet Oğuz Ekşi" w:date="2021-04-21T20:37:00Z">
              <w:r>
                <w:rPr>
                  <w:sz w:val="20"/>
                  <w:szCs w:val="20"/>
                </w:rPr>
                <w:t xml:space="preserve">   </w:t>
              </w:r>
            </w:ins>
            <w:ins w:id="514" w:author="Mehmet Oğuz Ekşi" w:date="2021-04-26T17:14:00Z">
              <w:r w:rsidR="00942291">
                <w:rPr>
                  <w:sz w:val="20"/>
                  <w:szCs w:val="20"/>
                </w:rPr>
                <w:t>Oyun içerisinde seviyelerle ilerleyiş olacaktır. Her seviye bir konu veya konu başlığı anlatılacak, kişiye test ettirilecek gibi düşünülebilir. Seviyelerde ki</w:t>
              </w:r>
            </w:ins>
            <w:ins w:id="515" w:author="Mehmet Oğuz Ekşi" w:date="2021-04-26T17:15:00Z">
              <w:r w:rsidR="00942291">
                <w:rPr>
                  <w:sz w:val="20"/>
                  <w:szCs w:val="20"/>
                </w:rPr>
                <w:t>şiye oyun için inşa modülleri adı verilen, oyun içerisinde önceden oluşturulan inşa yapıları verilecektir. Bu inşa yapıları öğrenim sağlanacak konu ile bağdaştırılmış olacaktır. Kişiye inşa yapıları verildikten sonra sırasıyla öğrenim aşaması başlayacaktır. Kiş</w:t>
              </w:r>
            </w:ins>
            <w:ins w:id="516" w:author="Mehmet Oğuz Ekşi" w:date="2021-04-26T17:16:00Z">
              <w:r w:rsidR="00942291">
                <w:rPr>
                  <w:sz w:val="20"/>
                  <w:szCs w:val="20"/>
                </w:rPr>
                <w:t>iye detaylıca mesajlar iletilecek ve inşa yapımı kişiden beklenecektir. İnşa yapılarında başarısına göre öğrenime devam edilecektir. Başarısızlık durumunda öğrenim tekrar</w:t>
              </w:r>
            </w:ins>
            <w:ins w:id="517" w:author="Mehmet Oğuz Ekşi" w:date="2021-04-26T17:17:00Z">
              <w:r w:rsidR="00942291">
                <w:rPr>
                  <w:sz w:val="20"/>
                  <w:szCs w:val="20"/>
                </w:rPr>
                <w:t xml:space="preserve"> edilecektir. İnşa yapısı ile kişinin anlık olarak öğrenimini test etmesini ve öğrenimdeki başarısını anlık olarak görmesini hedefliyoruz. Anlık olarak görmesi sayesinde öğrenim ilerleyişini daha net ve açık şekilde görecektir.</w:t>
              </w:r>
            </w:ins>
          </w:p>
          <w:p w14:paraId="574AC42B" w14:textId="0E04EBDD" w:rsidR="00482EFB" w:rsidRPr="009F6BA7" w:rsidRDefault="00482EFB" w:rsidP="009E6E1A">
            <w:pPr>
              <w:pStyle w:val="WW-NormalWeb1"/>
              <w:widowControl w:val="0"/>
              <w:numPr>
                <w:ilvl w:val="0"/>
                <w:numId w:val="25"/>
              </w:numPr>
              <w:spacing w:before="0" w:after="0"/>
              <w:jc w:val="both"/>
              <w:rPr>
                <w:ins w:id="518" w:author="Mehmet Oğuz Ekşi" w:date="2021-04-26T17:19:00Z"/>
                <w:b/>
                <w:bCs/>
                <w:sz w:val="20"/>
                <w:szCs w:val="20"/>
                <w:rPrChange w:id="519" w:author="Mehmet Oğuz Ekşi" w:date="2021-04-26T18:16:00Z">
                  <w:rPr>
                    <w:ins w:id="520" w:author="Mehmet Oğuz Ekşi" w:date="2021-04-26T17:19:00Z"/>
                    <w:sz w:val="20"/>
                    <w:szCs w:val="20"/>
                  </w:rPr>
                </w:rPrChange>
              </w:rPr>
            </w:pPr>
            <w:ins w:id="521" w:author="Mehmet Oğuz Ekşi" w:date="2021-04-21T20:19:00Z">
              <w:r w:rsidRPr="009F6BA7">
                <w:rPr>
                  <w:b/>
                  <w:bCs/>
                  <w:sz w:val="22"/>
                  <w:szCs w:val="22"/>
                  <w:rPrChange w:id="522" w:author="Mehmet Oğuz Ekşi" w:date="2021-04-26T18:16:00Z">
                    <w:rPr>
                      <w:sz w:val="20"/>
                      <w:szCs w:val="20"/>
                    </w:rPr>
                  </w:rPrChange>
                </w:rPr>
                <w:t>Farklı öğrenim tarzlarını bir aray</w:t>
              </w:r>
            </w:ins>
            <w:ins w:id="523" w:author="Mehmet Oğuz Ekşi" w:date="2021-04-21T20:20:00Z">
              <w:r w:rsidRPr="009F6BA7">
                <w:rPr>
                  <w:b/>
                  <w:bCs/>
                  <w:sz w:val="22"/>
                  <w:szCs w:val="22"/>
                  <w:rPrChange w:id="524" w:author="Mehmet Oğuz Ekşi" w:date="2021-04-26T18:16:00Z">
                    <w:rPr>
                      <w:sz w:val="20"/>
                      <w:szCs w:val="20"/>
                    </w:rPr>
                  </w:rPrChange>
                </w:rPr>
                <w:t>a getirerek, kullanıcıya göre öğrenim</w:t>
              </w:r>
            </w:ins>
          </w:p>
          <w:p w14:paraId="5539BD54" w14:textId="77777777" w:rsidR="008655F5" w:rsidRDefault="00662D94" w:rsidP="00662D94">
            <w:pPr>
              <w:pStyle w:val="WW-NormalWeb1"/>
              <w:widowControl w:val="0"/>
              <w:spacing w:before="0" w:after="0"/>
              <w:jc w:val="both"/>
              <w:rPr>
                <w:ins w:id="525" w:author="Mehmet Oğuz Ekşi" w:date="2021-04-26T17:22:00Z"/>
                <w:sz w:val="20"/>
                <w:szCs w:val="20"/>
              </w:rPr>
            </w:pPr>
            <w:ins w:id="526" w:author="Mehmet Oğuz Ekşi" w:date="2021-04-26T17:19:00Z">
              <w:r>
                <w:rPr>
                  <w:sz w:val="20"/>
                  <w:szCs w:val="20"/>
                </w:rPr>
                <w:t xml:space="preserve">   Temel olarak yeni üretmiş olduğumuz öğrenim tarzlarını baz alacağımızı belirttik.</w:t>
              </w:r>
            </w:ins>
            <w:ins w:id="527" w:author="Mehmet Oğuz Ekşi" w:date="2021-04-26T17:20:00Z">
              <w:r w:rsidR="008655F5">
                <w:rPr>
                  <w:sz w:val="20"/>
                  <w:szCs w:val="20"/>
                </w:rPr>
                <w:t xml:space="preserve"> Oluşturmuş olduğumuz bu öğrenim tarzlarından sadece birer sabit öğrenim tarzı değildir. İçerisinden diğerinden farklı bir öğrenim tarzları m</w:t>
              </w:r>
            </w:ins>
            <w:ins w:id="528" w:author="Mehmet Oğuz Ekşi" w:date="2021-04-26T17:21:00Z">
              <w:r w:rsidR="008655F5">
                <w:rPr>
                  <w:sz w:val="20"/>
                  <w:szCs w:val="20"/>
                </w:rPr>
                <w:t xml:space="preserve">evcuttur. Dolayısıyla oyun içerisinde kişiye öğrenim verilirken, kişinin oyun içerisinde ki kararları </w:t>
              </w:r>
            </w:ins>
            <w:ins w:id="529" w:author="Mehmet Oğuz Ekşi" w:date="2021-04-26T17:22:00Z">
              <w:r w:rsidR="008655F5">
                <w:rPr>
                  <w:sz w:val="20"/>
                  <w:szCs w:val="20"/>
                </w:rPr>
                <w:t xml:space="preserve">öğrenim tarzını etkileyebilecektir. Öğrenim tarzının etkilenmesi sonucu öğrenimde değişiklikler oluşacaktır. </w:t>
              </w:r>
            </w:ins>
          </w:p>
          <w:p w14:paraId="6DD93C86" w14:textId="11BE7F1C" w:rsidR="00662D94" w:rsidRDefault="008655F5" w:rsidP="00662D94">
            <w:pPr>
              <w:pStyle w:val="WW-NormalWeb1"/>
              <w:widowControl w:val="0"/>
              <w:spacing w:before="0" w:after="0"/>
              <w:jc w:val="both"/>
              <w:rPr>
                <w:ins w:id="530" w:author="Mehmet Oğuz Ekşi" w:date="2021-04-26T17:22:00Z"/>
                <w:sz w:val="20"/>
                <w:szCs w:val="20"/>
              </w:rPr>
            </w:pPr>
            <w:ins w:id="531" w:author="Mehmet Oğuz Ekşi" w:date="2021-04-26T17:22:00Z">
              <w:r>
                <w:rPr>
                  <w:sz w:val="20"/>
                  <w:szCs w:val="20"/>
                </w:rPr>
                <w:t>Örnek Durumlar:</w:t>
              </w:r>
            </w:ins>
          </w:p>
          <w:p w14:paraId="541F1469" w14:textId="63090A7A" w:rsidR="008655F5" w:rsidRDefault="008655F5" w:rsidP="008655F5">
            <w:pPr>
              <w:pStyle w:val="WW-NormalWeb1"/>
              <w:widowControl w:val="0"/>
              <w:numPr>
                <w:ilvl w:val="0"/>
                <w:numId w:val="27"/>
              </w:numPr>
              <w:spacing w:before="0" w:after="0"/>
              <w:jc w:val="both"/>
              <w:rPr>
                <w:ins w:id="532" w:author="Mehmet Oğuz Ekşi" w:date="2021-04-26T17:26:00Z"/>
                <w:sz w:val="20"/>
                <w:szCs w:val="20"/>
              </w:rPr>
            </w:pPr>
            <w:ins w:id="533" w:author="Mehmet Oğuz Ekşi" w:date="2021-04-26T17:23:00Z">
              <w:r>
                <w:rPr>
                  <w:sz w:val="20"/>
                  <w:szCs w:val="20"/>
                </w:rPr>
                <w:t>Kişiye yazılı,</w:t>
              </w:r>
            </w:ins>
            <w:ins w:id="534" w:author="Mehmet Oğuz Ekşi" w:date="2021-04-26T17:24:00Z">
              <w:r>
                <w:rPr>
                  <w:sz w:val="20"/>
                  <w:szCs w:val="20"/>
                </w:rPr>
                <w:t xml:space="preserve"> görsel, animasyon 3 farklı şekilde parça parça öğrenim verildiğini düşünelim, her parçada verilen bilgi diğerinden farklıdır. Kişinin oyun içerisinde teste tabi tutuldu ve test sonucu yazı</w:t>
              </w:r>
            </w:ins>
            <w:ins w:id="535" w:author="Mehmet Oğuz Ekşi" w:date="2021-04-26T17:25:00Z">
              <w:r>
                <w:rPr>
                  <w:sz w:val="20"/>
                  <w:szCs w:val="20"/>
                </w:rPr>
                <w:t>lı metinde anlatılan bilginin kullanılmadığını, kişinin bilmediği fark</w:t>
              </w:r>
            </w:ins>
            <w:ins w:id="536" w:author="Mehmet Oğuz Ekşi" w:date="2021-05-26T13:41:00Z">
              <w:r w:rsidR="005106C6">
                <w:rPr>
                  <w:sz w:val="20"/>
                  <w:szCs w:val="20"/>
                </w:rPr>
                <w:t xml:space="preserve"> </w:t>
              </w:r>
            </w:ins>
            <w:ins w:id="537" w:author="Mehmet Oğuz Ekşi" w:date="2021-04-26T17:25:00Z">
              <w:r>
                <w:rPr>
                  <w:sz w:val="20"/>
                  <w:szCs w:val="20"/>
                </w:rPr>
                <w:t xml:space="preserve">edildi. </w:t>
              </w:r>
            </w:ins>
            <w:ins w:id="538" w:author="Mehmet Oğuz Ekşi" w:date="2021-04-26T17:24:00Z">
              <w:r>
                <w:rPr>
                  <w:sz w:val="20"/>
                  <w:szCs w:val="20"/>
                </w:rPr>
                <w:t xml:space="preserve"> </w:t>
              </w:r>
            </w:ins>
            <w:ins w:id="539" w:author="Mehmet Oğuz Ekşi" w:date="2021-04-26T17:25:00Z">
              <w:r>
                <w:rPr>
                  <w:sz w:val="20"/>
                  <w:szCs w:val="20"/>
                </w:rPr>
                <w:t>Bunun neticesinde yazılı metinden daha düşük derecede öğrenim sağladığını anlarız</w:t>
              </w:r>
            </w:ins>
            <w:ins w:id="540" w:author="Mehmet Oğuz Ekşi" w:date="2021-04-26T17:26:00Z">
              <w:r>
                <w:rPr>
                  <w:sz w:val="20"/>
                  <w:szCs w:val="20"/>
                </w:rPr>
                <w:t>. Öğrenimin devamında yazılı metinle</w:t>
              </w:r>
            </w:ins>
            <w:ins w:id="541" w:author="Mehmet Oğuz Ekşi" w:date="2021-04-26T17:27:00Z">
              <w:r>
                <w:rPr>
                  <w:sz w:val="20"/>
                  <w:szCs w:val="20"/>
                </w:rPr>
                <w:t>r üzerinden öğrenim azaltılır.</w:t>
              </w:r>
            </w:ins>
          </w:p>
          <w:p w14:paraId="746F3AAA" w14:textId="106A47CB" w:rsidR="008655F5" w:rsidRDefault="008655F5">
            <w:pPr>
              <w:pStyle w:val="WW-NormalWeb1"/>
              <w:widowControl w:val="0"/>
              <w:numPr>
                <w:ilvl w:val="0"/>
                <w:numId w:val="27"/>
              </w:numPr>
              <w:spacing w:before="0" w:after="0"/>
              <w:jc w:val="both"/>
              <w:rPr>
                <w:ins w:id="542" w:author="Mehmet Oğuz Ekşi" w:date="2021-04-21T17:34:00Z"/>
                <w:sz w:val="20"/>
                <w:szCs w:val="20"/>
              </w:rPr>
              <w:pPrChange w:id="543" w:author="Mehmet Oğuz Ekşi" w:date="2021-04-26T17:23:00Z">
                <w:pPr>
                  <w:pStyle w:val="WW-NormalWeb1"/>
                  <w:widowControl w:val="0"/>
                  <w:numPr>
                    <w:numId w:val="25"/>
                  </w:numPr>
                  <w:spacing w:before="0" w:after="0"/>
                  <w:ind w:left="360" w:hanging="360"/>
                  <w:jc w:val="both"/>
                </w:pPr>
              </w:pPrChange>
            </w:pPr>
            <w:ins w:id="544" w:author="Mehmet Oğuz Ekşi" w:date="2021-04-26T17:28:00Z">
              <w:r>
                <w:rPr>
                  <w:sz w:val="20"/>
                  <w:szCs w:val="20"/>
                </w:rPr>
                <w:t>Kişiye yazılı,</w:t>
              </w:r>
            </w:ins>
            <w:ins w:id="545" w:author="Mehmet Oğuz Ekşi" w:date="2021-04-26T17:29:00Z">
              <w:r>
                <w:rPr>
                  <w:sz w:val="20"/>
                  <w:szCs w:val="20"/>
                </w:rPr>
                <w:t xml:space="preserve"> sesli, resimli öğrenim sağlandığını düşünelim. Her parçada bilgiler diğerlerinden farklı, </w:t>
              </w:r>
              <w:r>
                <w:rPr>
                  <w:sz w:val="20"/>
                  <w:szCs w:val="20"/>
                </w:rPr>
                <w:lastRenderedPageBreak/>
                <w:t>öğrenim parçalara bölünmüş şeklinde düşünelim. Kişinin teste tabi tutulduğunu düşünel</w:t>
              </w:r>
            </w:ins>
            <w:ins w:id="546" w:author="Mehmet Oğuz Ekşi" w:date="2021-04-26T17:30:00Z">
              <w:r>
                <w:rPr>
                  <w:sz w:val="20"/>
                  <w:szCs w:val="20"/>
                </w:rPr>
                <w:t xml:space="preserve">im. Sesli öğrenimde sağlamış olduğu bilgileri </w:t>
              </w:r>
              <w:r w:rsidR="00C90EC2">
                <w:rPr>
                  <w:sz w:val="20"/>
                  <w:szCs w:val="20"/>
                </w:rPr>
                <w:t xml:space="preserve">tamamiyle başarılı olduğunu farkettik. </w:t>
              </w:r>
            </w:ins>
            <w:ins w:id="547" w:author="Mehmet Oğuz Ekşi" w:date="2021-04-26T17:31:00Z">
              <w:r w:rsidR="00C90EC2">
                <w:rPr>
                  <w:sz w:val="20"/>
                  <w:szCs w:val="20"/>
                </w:rPr>
                <w:t>Önceki eğitimlere veya sonra eğitimlerde yine sesli öğrenimde başarısının diğer öğrenimlere göre başarılı olduğu tespit edildi. Bu durumda sesli öğrenimin üzerinden bilgiler yoğunlaşacaktır.</w:t>
              </w:r>
            </w:ins>
          </w:p>
          <w:p w14:paraId="3CB40092" w14:textId="022B7A3B" w:rsidR="0021028C" w:rsidRPr="009F6BA7" w:rsidRDefault="0021028C" w:rsidP="009E6E1A">
            <w:pPr>
              <w:pStyle w:val="WW-NormalWeb1"/>
              <w:widowControl w:val="0"/>
              <w:numPr>
                <w:ilvl w:val="0"/>
                <w:numId w:val="25"/>
              </w:numPr>
              <w:spacing w:before="0" w:after="0"/>
              <w:jc w:val="both"/>
              <w:rPr>
                <w:ins w:id="548" w:author="Mehmet Oğuz Ekşi" w:date="2021-04-26T17:32:00Z"/>
                <w:b/>
                <w:bCs/>
                <w:sz w:val="22"/>
                <w:szCs w:val="22"/>
                <w:rPrChange w:id="549" w:author="Mehmet Oğuz Ekşi" w:date="2021-04-26T18:16:00Z">
                  <w:rPr>
                    <w:ins w:id="550" w:author="Mehmet Oğuz Ekşi" w:date="2021-04-26T17:32:00Z"/>
                    <w:sz w:val="20"/>
                    <w:szCs w:val="20"/>
                  </w:rPr>
                </w:rPrChange>
              </w:rPr>
            </w:pPr>
            <w:ins w:id="551" w:author="Mehmet Oğuz Ekşi" w:date="2021-04-21T17:34:00Z">
              <w:r w:rsidRPr="009F6BA7">
                <w:rPr>
                  <w:b/>
                  <w:bCs/>
                  <w:sz w:val="22"/>
                  <w:szCs w:val="22"/>
                  <w:rPrChange w:id="552" w:author="Mehmet Oğuz Ekşi" w:date="2021-04-26T18:16:00Z">
                    <w:rPr>
                      <w:sz w:val="20"/>
                      <w:szCs w:val="20"/>
                    </w:rPr>
                  </w:rPrChange>
                </w:rPr>
                <w:t>Oyun içerisinde</w:t>
              </w:r>
            </w:ins>
            <w:ins w:id="553" w:author="Mehmet Oğuz Ekşi" w:date="2021-04-21T17:41:00Z">
              <w:r w:rsidR="000E6ED5" w:rsidRPr="009F6BA7">
                <w:rPr>
                  <w:b/>
                  <w:bCs/>
                  <w:sz w:val="22"/>
                  <w:szCs w:val="22"/>
                  <w:rPrChange w:id="554" w:author="Mehmet Oğuz Ekşi" w:date="2021-04-26T18:16:00Z">
                    <w:rPr>
                      <w:sz w:val="20"/>
                      <w:szCs w:val="20"/>
                    </w:rPr>
                  </w:rPrChange>
                </w:rPr>
                <w:t xml:space="preserve"> </w:t>
              </w:r>
            </w:ins>
            <w:ins w:id="555" w:author="Mehmet Oğuz Ekşi" w:date="2021-04-21T17:42:00Z">
              <w:r w:rsidR="000E6ED5" w:rsidRPr="009F6BA7">
                <w:rPr>
                  <w:b/>
                  <w:bCs/>
                  <w:sz w:val="22"/>
                  <w:szCs w:val="22"/>
                  <w:rPrChange w:id="556" w:author="Mehmet Oğuz Ekşi" w:date="2021-04-26T18:16:00Z">
                    <w:rPr>
                      <w:sz w:val="20"/>
                      <w:szCs w:val="20"/>
                    </w:rPr>
                  </w:rPrChange>
                </w:rPr>
                <w:t>etkilere ve kararlara göre değişen görsellikler</w:t>
              </w:r>
            </w:ins>
            <w:ins w:id="557" w:author="Mehmet Oğuz Ekşi" w:date="2021-04-21T20:08:00Z">
              <w:r w:rsidR="00C36F19" w:rsidRPr="009F6BA7">
                <w:rPr>
                  <w:b/>
                  <w:bCs/>
                  <w:sz w:val="22"/>
                  <w:szCs w:val="22"/>
                  <w:rPrChange w:id="558" w:author="Mehmet Oğuz Ekşi" w:date="2021-04-26T18:16:00Z">
                    <w:rPr>
                      <w:sz w:val="20"/>
                      <w:szCs w:val="20"/>
                    </w:rPr>
                  </w:rPrChange>
                </w:rPr>
                <w:t xml:space="preserve"> ile uygulamalı öğrenim</w:t>
              </w:r>
            </w:ins>
            <w:ins w:id="559" w:author="Mehmet Oğuz Ekşi" w:date="2021-04-21T17:34:00Z">
              <w:r w:rsidRPr="009F6BA7">
                <w:rPr>
                  <w:b/>
                  <w:bCs/>
                  <w:sz w:val="22"/>
                  <w:szCs w:val="22"/>
                  <w:rPrChange w:id="560" w:author="Mehmet Oğuz Ekşi" w:date="2021-04-26T18:16:00Z">
                    <w:rPr>
                      <w:sz w:val="20"/>
                      <w:szCs w:val="20"/>
                    </w:rPr>
                  </w:rPrChange>
                </w:rPr>
                <w:t>:</w:t>
              </w:r>
            </w:ins>
          </w:p>
          <w:p w14:paraId="58FCEA18" w14:textId="7958CF5B" w:rsidR="00E6321C" w:rsidRDefault="00E6321C" w:rsidP="00E6321C">
            <w:pPr>
              <w:pStyle w:val="WW-NormalWeb1"/>
              <w:widowControl w:val="0"/>
              <w:spacing w:before="0" w:after="0"/>
              <w:jc w:val="both"/>
              <w:rPr>
                <w:ins w:id="561" w:author="Mehmet Oğuz Ekşi" w:date="2021-04-26T17:33:00Z"/>
                <w:sz w:val="20"/>
                <w:szCs w:val="20"/>
              </w:rPr>
            </w:pPr>
            <w:ins w:id="562" w:author="Mehmet Oğuz Ekşi" w:date="2021-04-26T17:32:00Z">
              <w:r>
                <w:rPr>
                  <w:sz w:val="20"/>
                  <w:szCs w:val="20"/>
                </w:rPr>
                <w:t xml:space="preserve">   Günümüzde yazılı kitaplara baktığımızda görseller mevcuttur. Fakat bu görseller sabittir. Oyun içerisinde bu sabitliği belli görsellerde komple değiştireceğ</w:t>
              </w:r>
            </w:ins>
            <w:ins w:id="563" w:author="Mehmet Oğuz Ekşi" w:date="2021-04-26T17:33:00Z">
              <w:r>
                <w:rPr>
                  <w:sz w:val="20"/>
                  <w:szCs w:val="20"/>
                </w:rPr>
                <w:t>iz. Dinamik görseller ile.</w:t>
              </w:r>
            </w:ins>
          </w:p>
          <w:p w14:paraId="5F17D762" w14:textId="079D3494" w:rsidR="00E6321C" w:rsidRDefault="00E6321C" w:rsidP="00E6321C">
            <w:pPr>
              <w:pStyle w:val="WW-NormalWeb1"/>
              <w:widowControl w:val="0"/>
              <w:numPr>
                <w:ilvl w:val="0"/>
                <w:numId w:val="26"/>
              </w:numPr>
              <w:spacing w:before="0" w:after="0"/>
              <w:jc w:val="both"/>
              <w:rPr>
                <w:ins w:id="564" w:author="Mehmet Oğuz Ekşi" w:date="2021-04-26T17:33:00Z"/>
                <w:sz w:val="20"/>
                <w:szCs w:val="20"/>
              </w:rPr>
            </w:pPr>
            <w:ins w:id="565" w:author="Mehmet Oğuz Ekşi" w:date="2021-04-26T17:33:00Z">
              <w:r>
                <w:rPr>
                  <w:sz w:val="20"/>
                  <w:szCs w:val="20"/>
                </w:rPr>
                <w:t>Dinamik görseller nedir?</w:t>
              </w:r>
            </w:ins>
          </w:p>
          <w:p w14:paraId="34F6CBB0" w14:textId="7C2487C3" w:rsidR="00E6321C" w:rsidRPr="008D1C36" w:rsidRDefault="00E6321C" w:rsidP="00E6321C">
            <w:pPr>
              <w:pStyle w:val="WW-NormalWeb1"/>
              <w:widowControl w:val="0"/>
              <w:spacing w:before="0" w:after="0"/>
              <w:ind w:left="360"/>
              <w:jc w:val="both"/>
              <w:rPr>
                <w:ins w:id="566" w:author="Mehmet Oğuz Ekşi" w:date="2021-04-26T17:34:00Z"/>
                <w:sz w:val="20"/>
                <w:szCs w:val="20"/>
                <w:rPrChange w:id="567" w:author="Mehmet Oğuz Ekşi" w:date="2021-04-26T18:11:00Z">
                  <w:rPr>
                    <w:ins w:id="568" w:author="Mehmet Oğuz Ekşi" w:date="2021-04-26T17:34:00Z"/>
                    <w:color w:val="FF0000"/>
                    <w:sz w:val="20"/>
                    <w:szCs w:val="20"/>
                  </w:rPr>
                </w:rPrChange>
              </w:rPr>
            </w:pPr>
            <w:ins w:id="569" w:author="Mehmet Oğuz Ekşi" w:date="2021-04-26T17:33:00Z">
              <w:r>
                <w:rPr>
                  <w:sz w:val="20"/>
                  <w:szCs w:val="20"/>
                </w:rPr>
                <w:t xml:space="preserve">   Dinamik görseller </w:t>
              </w:r>
            </w:ins>
            <w:ins w:id="570" w:author="Mehmet Oğuz Ekşi" w:date="2021-04-26T17:34:00Z">
              <w:r>
                <w:rPr>
                  <w:sz w:val="20"/>
                  <w:szCs w:val="20"/>
                </w:rPr>
                <w:t>oyun içerisinde ekranda oluşturacağı görselliğin matematik ile bağdaştırılmasıdır.</w:t>
              </w:r>
            </w:ins>
            <w:ins w:id="571" w:author="Mehmet Oğuz Ekşi" w:date="2021-04-26T18:03:00Z">
              <w:r w:rsidR="00560055">
                <w:rPr>
                  <w:sz w:val="20"/>
                  <w:szCs w:val="20"/>
                </w:rPr>
                <w:t xml:space="preserve"> </w:t>
              </w:r>
            </w:ins>
            <w:ins w:id="572" w:author="Mehmet Oğuz Ekşi" w:date="2021-04-26T18:02:00Z">
              <w:r w:rsidR="009D7245">
                <w:rPr>
                  <w:sz w:val="20"/>
                  <w:szCs w:val="20"/>
                </w:rPr>
                <w:t>Matematik ile bağdaştırılması sayesinde oyun içerisinde anlık değişiklikler sağlanabilecektir.</w:t>
              </w:r>
            </w:ins>
            <w:ins w:id="573" w:author="Mehmet Oğuz Ekşi" w:date="2021-04-26T17:34:00Z">
              <w:r>
                <w:rPr>
                  <w:sz w:val="20"/>
                  <w:szCs w:val="20"/>
                </w:rPr>
                <w:t xml:space="preserve"> </w:t>
              </w:r>
            </w:ins>
            <w:ins w:id="574" w:author="Mehmet Oğuz Ekşi" w:date="2021-04-26T18:11:00Z">
              <w:r w:rsidR="008D1C36">
                <w:rPr>
                  <w:sz w:val="20"/>
                  <w:szCs w:val="20"/>
                </w:rPr>
                <w:t>İşleve</w:t>
              </w:r>
            </w:ins>
            <w:ins w:id="575" w:author="Mehmet Oğuz Ekşi" w:date="2021-04-26T18:12:00Z">
              <w:r w:rsidR="008D1C36">
                <w:rPr>
                  <w:sz w:val="20"/>
                  <w:szCs w:val="20"/>
                </w:rPr>
                <w:t>/Neseneye</w:t>
              </w:r>
            </w:ins>
            <w:ins w:id="576" w:author="Mehmet Oğuz Ekşi" w:date="2021-04-26T18:11:00Z">
              <w:r w:rsidR="008D1C36">
                <w:rPr>
                  <w:sz w:val="20"/>
                  <w:szCs w:val="20"/>
                </w:rPr>
                <w:t xml:space="preserve"> dayalı programlama şeklinde tasarlanacaktır</w:t>
              </w:r>
            </w:ins>
            <w:ins w:id="577" w:author="Mehmet Oğuz Ekşi" w:date="2021-04-26T17:34:00Z">
              <w:r>
                <w:rPr>
                  <w:sz w:val="20"/>
                  <w:szCs w:val="20"/>
                </w:rPr>
                <w:t>.</w:t>
              </w:r>
            </w:ins>
            <w:customXmlInsRangeStart w:id="578" w:author="Mehmet Oğuz Ekşi" w:date="2021-04-26T18:12:00Z"/>
            <w:sdt>
              <w:sdtPr>
                <w:rPr>
                  <w:sz w:val="20"/>
                  <w:szCs w:val="20"/>
                </w:rPr>
                <w:id w:val="-1179736224"/>
                <w:citation/>
              </w:sdtPr>
              <w:sdtEndPr/>
              <w:sdtContent>
                <w:customXmlInsRangeEnd w:id="578"/>
                <w:ins w:id="579" w:author="Mehmet Oğuz Ekşi" w:date="2021-04-26T18:12:00Z">
                  <w:r w:rsidR="008D1C36">
                    <w:rPr>
                      <w:sz w:val="20"/>
                      <w:szCs w:val="20"/>
                    </w:rPr>
                    <w:fldChar w:fldCharType="begin"/>
                  </w:r>
                  <w:r w:rsidR="008D1C36">
                    <w:rPr>
                      <w:sz w:val="20"/>
                      <w:szCs w:val="20"/>
                    </w:rPr>
                    <w:instrText xml:space="preserve"> CITATION Nes18 \l 1055 </w:instrText>
                  </w:r>
                </w:ins>
                <w:r w:rsidR="008D1C36">
                  <w:rPr>
                    <w:sz w:val="20"/>
                    <w:szCs w:val="20"/>
                  </w:rPr>
                  <w:fldChar w:fldCharType="separate"/>
                </w:r>
                <w:r w:rsidR="003825BC">
                  <w:rPr>
                    <w:noProof/>
                    <w:sz w:val="20"/>
                    <w:szCs w:val="20"/>
                  </w:rPr>
                  <w:t xml:space="preserve"> </w:t>
                </w:r>
                <w:r w:rsidR="003825BC" w:rsidRPr="003825BC">
                  <w:rPr>
                    <w:noProof/>
                    <w:sz w:val="20"/>
                    <w:szCs w:val="20"/>
                  </w:rPr>
                  <w:t>(Nesneye Dayalı Programlama, 2018)</w:t>
                </w:r>
                <w:ins w:id="580" w:author="Mehmet Oğuz Ekşi" w:date="2021-04-26T18:12:00Z">
                  <w:r w:rsidR="008D1C36">
                    <w:rPr>
                      <w:sz w:val="20"/>
                      <w:szCs w:val="20"/>
                    </w:rPr>
                    <w:fldChar w:fldCharType="end"/>
                  </w:r>
                </w:ins>
                <w:customXmlInsRangeStart w:id="581" w:author="Mehmet Oğuz Ekşi" w:date="2021-04-26T18:12:00Z"/>
              </w:sdtContent>
            </w:sdt>
            <w:customXmlInsRangeEnd w:id="581"/>
          </w:p>
          <w:p w14:paraId="38FABD1E" w14:textId="5C404E88" w:rsidR="00E6321C" w:rsidRPr="00E6321C" w:rsidRDefault="00E6321C">
            <w:pPr>
              <w:pStyle w:val="WW-NormalWeb1"/>
              <w:widowControl w:val="0"/>
              <w:spacing w:before="0" w:after="0"/>
              <w:jc w:val="both"/>
              <w:rPr>
                <w:ins w:id="582" w:author="Mehmet Oğuz Ekşi" w:date="2021-04-21T17:34:00Z"/>
                <w:sz w:val="20"/>
                <w:szCs w:val="20"/>
              </w:rPr>
              <w:pPrChange w:id="583" w:author="Mehmet Oğuz Ekşi" w:date="2021-04-26T17:34:00Z">
                <w:pPr>
                  <w:pStyle w:val="WW-NormalWeb1"/>
                  <w:widowControl w:val="0"/>
                  <w:numPr>
                    <w:numId w:val="25"/>
                  </w:numPr>
                  <w:spacing w:before="0" w:after="0"/>
                  <w:ind w:left="360" w:hanging="360"/>
                  <w:jc w:val="both"/>
                </w:pPr>
              </w:pPrChange>
            </w:pPr>
            <w:ins w:id="584" w:author="Mehmet Oğuz Ekşi" w:date="2021-04-26T17:34:00Z">
              <w:r>
                <w:rPr>
                  <w:color w:val="FF0000"/>
                  <w:sz w:val="20"/>
                  <w:szCs w:val="20"/>
                </w:rPr>
                <w:t xml:space="preserve">  </w:t>
              </w:r>
            </w:ins>
            <w:ins w:id="585" w:author="Mehmet Oğuz Ekşi" w:date="2021-04-26T17:36:00Z">
              <w:r>
                <w:rPr>
                  <w:sz w:val="20"/>
                  <w:szCs w:val="20"/>
                </w:rPr>
                <w:t xml:space="preserve">Oyun içerisinde bir çok görsellik mevcut olacaktır. Bunlar </w:t>
              </w:r>
            </w:ins>
            <w:ins w:id="586" w:author="Mehmet Oğuz Ekşi" w:date="2021-04-26T17:58:00Z">
              <w:r w:rsidR="000F1BFE">
                <w:rPr>
                  <w:sz w:val="20"/>
                  <w:szCs w:val="20"/>
                </w:rPr>
                <w:t xml:space="preserve">içerisinden </w:t>
              </w:r>
            </w:ins>
            <w:ins w:id="587" w:author="Mehmet Oğuz Ekşi" w:date="2021-04-26T17:36:00Z">
              <w:r>
                <w:rPr>
                  <w:sz w:val="20"/>
                  <w:szCs w:val="20"/>
                </w:rPr>
                <w:t xml:space="preserve">öğrenim için büyük önem arz eden görseller dinamik olarak tasarlanacaktır. </w:t>
              </w:r>
            </w:ins>
            <w:ins w:id="588" w:author="Mehmet Oğuz Ekşi" w:date="2021-04-26T17:59:00Z">
              <w:r w:rsidR="000F1BFE">
                <w:rPr>
                  <w:sz w:val="20"/>
                  <w:szCs w:val="20"/>
                </w:rPr>
                <w:t>Oyun içerisinde kişinin yapacağı olan etkileşim/kararlar ile bu görsellikler tepki niteliğinde değişim gösterecektir. Bunun neticesinde kişinin oyun içerisinde yaptığı etkiyi görsell</w:t>
              </w:r>
            </w:ins>
            <w:ins w:id="589" w:author="Mehmet Oğuz Ekşi" w:date="2021-04-26T18:00:00Z">
              <w:r w:rsidR="000F1BFE">
                <w:rPr>
                  <w:sz w:val="20"/>
                  <w:szCs w:val="20"/>
                </w:rPr>
                <w:t xml:space="preserve">iğin değişmesiyle anlamasını beklenecektir. Dinamik görseller öğrenim için detaylı bir anlatım katmayacaktır. Temel amaç kısa </w:t>
              </w:r>
            </w:ins>
            <w:ins w:id="590" w:author="Mehmet Oğuz Ekşi" w:date="2021-04-26T18:01:00Z">
              <w:r w:rsidR="000F1BFE">
                <w:rPr>
                  <w:sz w:val="20"/>
                  <w:szCs w:val="20"/>
                </w:rPr>
                <w:t>zamanda</w:t>
              </w:r>
            </w:ins>
            <w:ins w:id="591" w:author="Mehmet Oğuz Ekşi" w:date="2021-04-26T18:00:00Z">
              <w:r w:rsidR="000F1BFE">
                <w:rPr>
                  <w:sz w:val="20"/>
                  <w:szCs w:val="20"/>
                </w:rPr>
                <w:t xml:space="preserve"> etki </w:t>
              </w:r>
            </w:ins>
            <w:ins w:id="592" w:author="Mehmet Oğuz Ekşi" w:date="2021-04-26T18:01:00Z">
              <w:r w:rsidR="000F1BFE">
                <w:rPr>
                  <w:sz w:val="20"/>
                  <w:szCs w:val="20"/>
                </w:rPr>
                <w:t xml:space="preserve">ve </w:t>
              </w:r>
            </w:ins>
            <w:ins w:id="593" w:author="Mehmet Oğuz Ekşi" w:date="2021-04-26T18:00:00Z">
              <w:r w:rsidR="000F1BFE">
                <w:rPr>
                  <w:sz w:val="20"/>
                  <w:szCs w:val="20"/>
                </w:rPr>
                <w:t>tepki</w:t>
              </w:r>
            </w:ins>
            <w:ins w:id="594" w:author="Mehmet Oğuz Ekşi" w:date="2021-04-26T18:01:00Z">
              <w:r w:rsidR="000F1BFE">
                <w:rPr>
                  <w:sz w:val="20"/>
                  <w:szCs w:val="20"/>
                </w:rPr>
                <w:t xml:space="preserve"> ile kullanıcıya almış olduğu kararın sonucunu iletmektir.</w:t>
              </w:r>
            </w:ins>
            <w:ins w:id="595" w:author="Mehmet Oğuz Ekşi" w:date="2021-04-26T18:00:00Z">
              <w:r w:rsidR="000F1BFE">
                <w:rPr>
                  <w:sz w:val="20"/>
                  <w:szCs w:val="20"/>
                </w:rPr>
                <w:t xml:space="preserve"> </w:t>
              </w:r>
            </w:ins>
          </w:p>
          <w:p w14:paraId="68A4C8EA" w14:textId="3A202887" w:rsidR="0021028C" w:rsidRPr="009F6BA7" w:rsidRDefault="0021028C" w:rsidP="009E6E1A">
            <w:pPr>
              <w:pStyle w:val="WW-NormalWeb1"/>
              <w:widowControl w:val="0"/>
              <w:numPr>
                <w:ilvl w:val="0"/>
                <w:numId w:val="25"/>
              </w:numPr>
              <w:spacing w:before="0" w:after="0"/>
              <w:jc w:val="both"/>
              <w:rPr>
                <w:ins w:id="596" w:author="Mehmet Oğuz Ekşi" w:date="2021-04-26T18:03:00Z"/>
                <w:b/>
                <w:bCs/>
                <w:sz w:val="22"/>
                <w:szCs w:val="22"/>
                <w:rPrChange w:id="597" w:author="Mehmet Oğuz Ekşi" w:date="2021-04-26T18:16:00Z">
                  <w:rPr>
                    <w:ins w:id="598" w:author="Mehmet Oğuz Ekşi" w:date="2021-04-26T18:03:00Z"/>
                    <w:sz w:val="20"/>
                    <w:szCs w:val="20"/>
                  </w:rPr>
                </w:rPrChange>
              </w:rPr>
            </w:pPr>
            <w:ins w:id="599" w:author="Mehmet Oğuz Ekşi" w:date="2021-04-21T17:34:00Z">
              <w:r w:rsidRPr="009F6BA7">
                <w:rPr>
                  <w:b/>
                  <w:bCs/>
                  <w:sz w:val="22"/>
                  <w:szCs w:val="22"/>
                  <w:rPrChange w:id="600" w:author="Mehmet Oğuz Ekşi" w:date="2021-04-26T18:16:00Z">
                    <w:rPr>
                      <w:sz w:val="20"/>
                      <w:szCs w:val="20"/>
                    </w:rPr>
                  </w:rPrChange>
                </w:rPr>
                <w:t>Arayüz önemi ve Arayüz etkileşimi</w:t>
              </w:r>
            </w:ins>
            <w:ins w:id="601" w:author="Mehmet Oğuz Ekşi" w:date="2021-04-26T17:18:00Z">
              <w:r w:rsidR="00F57112" w:rsidRPr="009F6BA7">
                <w:rPr>
                  <w:b/>
                  <w:bCs/>
                  <w:sz w:val="22"/>
                  <w:szCs w:val="22"/>
                  <w:rPrChange w:id="602" w:author="Mehmet Oğuz Ekşi" w:date="2021-04-26T18:16:00Z">
                    <w:rPr>
                      <w:sz w:val="20"/>
                      <w:szCs w:val="20"/>
                    </w:rPr>
                  </w:rPrChange>
                </w:rPr>
                <w:t>, iletişim</w:t>
              </w:r>
            </w:ins>
            <w:ins w:id="603" w:author="Mehmet Oğuz Ekşi" w:date="2021-04-21T17:34:00Z">
              <w:r w:rsidRPr="009F6BA7">
                <w:rPr>
                  <w:b/>
                  <w:bCs/>
                  <w:sz w:val="22"/>
                  <w:szCs w:val="22"/>
                  <w:rPrChange w:id="604" w:author="Mehmet Oğuz Ekşi" w:date="2021-04-26T18:16:00Z">
                    <w:rPr>
                      <w:sz w:val="20"/>
                      <w:szCs w:val="20"/>
                    </w:rPr>
                  </w:rPrChange>
                </w:rPr>
                <w:t>:</w:t>
              </w:r>
            </w:ins>
          </w:p>
          <w:p w14:paraId="5122E26D" w14:textId="55163890" w:rsidR="0021028C" w:rsidRDefault="002F5B21">
            <w:pPr>
              <w:pStyle w:val="WW-NormalWeb1"/>
              <w:widowControl w:val="0"/>
              <w:spacing w:before="0" w:after="0"/>
              <w:jc w:val="both"/>
              <w:rPr>
                <w:ins w:id="605" w:author="Mehmet Oğuz Ekşi" w:date="2021-04-21T17:27:00Z"/>
                <w:sz w:val="20"/>
                <w:szCs w:val="20"/>
              </w:rPr>
            </w:pPr>
            <w:ins w:id="606" w:author="Mehmet Oğuz Ekşi" w:date="2021-04-26T18:03:00Z">
              <w:r>
                <w:rPr>
                  <w:sz w:val="20"/>
                  <w:szCs w:val="20"/>
                </w:rPr>
                <w:t xml:space="preserve">   Oyun ve kişi arasındaki iletişimin büyük çoğunluğunu arayüz sağlayacaktır. Arayüz tasarımı</w:t>
              </w:r>
            </w:ins>
            <w:ins w:id="607" w:author="Mehmet Oğuz Ekşi" w:date="2021-04-26T18:04:00Z">
              <w:r>
                <w:rPr>
                  <w:sz w:val="20"/>
                  <w:szCs w:val="20"/>
                </w:rPr>
                <w:t xml:space="preserve"> kolay anlaşılabilmesi için minimalist bir şekilde tasarlanacaktır. Arayüz iletişiminde kullanıcı oyuna veya oyun kullanıcıya mesaj iletecektir. Bu durumda arayüz i</w:t>
              </w:r>
            </w:ins>
            <w:ins w:id="608" w:author="Mehmet Oğuz Ekşi" w:date="2021-04-26T18:05:00Z">
              <w:r>
                <w:rPr>
                  <w:sz w:val="20"/>
                  <w:szCs w:val="20"/>
                </w:rPr>
                <w:t xml:space="preserve">ki taraflı iletişim sağlamış olacaktır. Arayüz öğrenimlere göre tasarlanacaktır. Belli seviyelerde öğrenim farklılığına göre arayüz farklılığıda oluşacaktır. Fakat temel </w:t>
              </w:r>
            </w:ins>
            <w:ins w:id="609" w:author="Mehmet Oğuz Ekşi" w:date="2021-04-26T18:07:00Z">
              <w:r>
                <w:rPr>
                  <w:sz w:val="20"/>
                  <w:szCs w:val="20"/>
                </w:rPr>
                <w:t xml:space="preserve">iletişim için olan </w:t>
              </w:r>
            </w:ins>
            <w:ins w:id="610" w:author="Mehmet Oğuz Ekşi" w:date="2021-04-26T18:05:00Z">
              <w:r>
                <w:rPr>
                  <w:sz w:val="20"/>
                  <w:szCs w:val="20"/>
                </w:rPr>
                <w:t>arayüz sabit kalacaktır.</w:t>
              </w:r>
            </w:ins>
          </w:p>
          <w:p w14:paraId="381E1120" w14:textId="589053AB" w:rsidR="007A66C2" w:rsidDel="008F7A1B" w:rsidRDefault="007A66C2" w:rsidP="00CE615A">
            <w:pPr>
              <w:pStyle w:val="WW-NormalWeb1"/>
              <w:widowControl w:val="0"/>
              <w:spacing w:before="0" w:after="0"/>
              <w:jc w:val="both"/>
              <w:rPr>
                <w:del w:id="611" w:author="Mehmet Oğuz Ekşi" w:date="2021-04-21T17:38:00Z"/>
                <w:sz w:val="20"/>
                <w:szCs w:val="20"/>
              </w:rPr>
            </w:pPr>
            <w:del w:id="612" w:author="Mehmet Oğuz Ekşi" w:date="2021-04-21T17:12:00Z">
              <w:r w:rsidDel="000C2CA3">
                <w:rPr>
                  <w:sz w:val="20"/>
                  <w:szCs w:val="20"/>
                </w:rPr>
                <w:delText>Bu t</w:delText>
              </w:r>
            </w:del>
            <w:ins w:id="613" w:author="Mehmet Oğuz Ekşi" w:date="2021-04-21T17:12:00Z">
              <w:r w:rsidR="000C2CA3">
                <w:rPr>
                  <w:sz w:val="20"/>
                  <w:szCs w:val="20"/>
                </w:rPr>
                <w:t>T</w:t>
              </w:r>
            </w:ins>
            <w:r>
              <w:rPr>
                <w:sz w:val="20"/>
                <w:szCs w:val="20"/>
              </w:rPr>
              <w:t>emeller proje geliştirilmesi bitene kadar değiştirilmeyecektir.</w:t>
            </w:r>
            <w:ins w:id="614" w:author="Mehmet Oğuz Ekşi" w:date="2021-04-21T17:35:00Z">
              <w:r w:rsidR="0021028C">
                <w:rPr>
                  <w:sz w:val="20"/>
                  <w:szCs w:val="20"/>
                </w:rPr>
                <w:t xml:space="preserve"> </w:t>
              </w:r>
            </w:ins>
            <w:r>
              <w:rPr>
                <w:sz w:val="20"/>
                <w:szCs w:val="20"/>
              </w:rPr>
              <w:t xml:space="preserve">Proje geliştirilmesinin bitiminden sonra toplanacak olan verimlilik ve sonuç istatistiklerine göre bu temele müdahale </w:t>
            </w:r>
            <w:del w:id="615" w:author="Mehmet Oğuz Ekşi" w:date="2021-04-21T17:35:00Z">
              <w:r w:rsidDel="0021028C">
                <w:rPr>
                  <w:sz w:val="20"/>
                  <w:szCs w:val="20"/>
                </w:rPr>
                <w:delText>edilebilecektir</w:delText>
              </w:r>
            </w:del>
            <w:ins w:id="616" w:author="Mehmet Oğuz Ekşi" w:date="2021-04-21T17:35:00Z">
              <w:r w:rsidR="0021028C">
                <w:rPr>
                  <w:sz w:val="20"/>
                  <w:szCs w:val="20"/>
                </w:rPr>
                <w:t>edilecektir</w:t>
              </w:r>
            </w:ins>
            <w:r>
              <w:rPr>
                <w:sz w:val="20"/>
                <w:szCs w:val="20"/>
              </w:rPr>
              <w:t>.</w:t>
            </w:r>
            <w:ins w:id="617" w:author="Mehmet Oğuz Ekşi" w:date="2021-04-21T17:45:00Z">
              <w:r w:rsidR="00F34EEF">
                <w:rPr>
                  <w:sz w:val="20"/>
                  <w:szCs w:val="20"/>
                </w:rPr>
                <w:t xml:space="preserve"> </w:t>
              </w:r>
            </w:ins>
            <w:ins w:id="618" w:author="Mehmet Oğuz Ekşi" w:date="2021-04-21T17:44:00Z">
              <w:r w:rsidR="00F34EEF">
                <w:rPr>
                  <w:sz w:val="20"/>
                  <w:szCs w:val="20"/>
                </w:rPr>
                <w:t>Üstte b</w:t>
              </w:r>
            </w:ins>
            <w:ins w:id="619" w:author="Mehmet Oğuz Ekşi" w:date="2021-04-21T17:45:00Z">
              <w:r w:rsidR="00F34EEF">
                <w:rPr>
                  <w:sz w:val="20"/>
                  <w:szCs w:val="20"/>
                </w:rPr>
                <w:t>elirtilen özelliklere bakıldığın bir çoğu fizik motoru yazılımının sağlamış olduğu özelliklerdir. Fizik motorl</w:t>
              </w:r>
            </w:ins>
            <w:ins w:id="620" w:author="Mehmet Oğuz Ekşi" w:date="2021-04-21T17:46:00Z">
              <w:r w:rsidR="00F34EEF">
                <w:rPr>
                  <w:sz w:val="20"/>
                  <w:szCs w:val="20"/>
                </w:rPr>
                <w:t xml:space="preserve">arının sağlamış olduğu bu özellikler </w:t>
              </w:r>
            </w:ins>
            <w:ins w:id="621" w:author="Mehmet Oğuz Ekşi" w:date="2021-04-21T17:47:00Z">
              <w:r w:rsidR="00AE3BBC">
                <w:rPr>
                  <w:sz w:val="20"/>
                  <w:szCs w:val="20"/>
                </w:rPr>
                <w:t>sayesinde günümüzdeki öğrenim tarzl</w:t>
              </w:r>
            </w:ins>
            <w:ins w:id="622" w:author="Mehmet Oğuz Ekşi" w:date="2021-04-21T17:48:00Z">
              <w:r w:rsidR="00AE3BBC">
                <w:rPr>
                  <w:sz w:val="20"/>
                  <w:szCs w:val="20"/>
                </w:rPr>
                <w:t>arından farklı bir öğrenim sağlanmış olacaktır.</w:t>
              </w:r>
            </w:ins>
          </w:p>
          <w:p w14:paraId="7411D17B" w14:textId="69B388BE" w:rsidR="007A66C2" w:rsidDel="00D52931" w:rsidRDefault="007A66C2">
            <w:pPr>
              <w:pStyle w:val="WW-NormalWeb1"/>
              <w:widowControl w:val="0"/>
              <w:spacing w:before="0" w:after="0"/>
              <w:jc w:val="both"/>
              <w:rPr>
                <w:del w:id="623" w:author="Mehmet Oğuz Ekşi" w:date="2021-04-21T17:38:00Z"/>
                <w:sz w:val="20"/>
                <w:szCs w:val="20"/>
              </w:rPr>
            </w:pPr>
            <w:del w:id="624" w:author="Mehmet Oğuz Ekşi" w:date="2021-04-21T17:38:00Z">
              <w:r w:rsidDel="008F7A1B">
                <w:rPr>
                  <w:sz w:val="20"/>
                  <w:szCs w:val="20"/>
                </w:rPr>
                <w:delText xml:space="preserve">  Projenin temel amacı öğrenim alternatifi oluşturmak olsada, projenin geliştirileceği yazılım (Fizik Motoru) sayesinde bir çok veri alınabilmesi ve hızlı şekilde müdahale edilebilmesi sayesinde bir den fazla öğrenim yolları test edilebilecektir.</w:delText>
              </w:r>
            </w:del>
          </w:p>
          <w:p w14:paraId="2791D40A" w14:textId="77777777" w:rsidR="00D52931" w:rsidRDefault="00D52931" w:rsidP="00CE615A">
            <w:pPr>
              <w:pStyle w:val="WW-NormalWeb1"/>
              <w:widowControl w:val="0"/>
              <w:spacing w:before="0" w:after="0"/>
              <w:jc w:val="both"/>
              <w:rPr>
                <w:ins w:id="625" w:author="Mehmet Oğuz Ekşi" w:date="2021-04-26T18:08:00Z"/>
                <w:sz w:val="20"/>
                <w:szCs w:val="20"/>
              </w:rPr>
            </w:pPr>
          </w:p>
          <w:p w14:paraId="20294F5F" w14:textId="6BD6BF75" w:rsidR="00B93130" w:rsidDel="00834413" w:rsidRDefault="00B93130" w:rsidP="00CE615A">
            <w:pPr>
              <w:pStyle w:val="WW-NormalWeb1"/>
              <w:widowControl w:val="0"/>
              <w:spacing w:before="0" w:after="0"/>
              <w:jc w:val="both"/>
              <w:rPr>
                <w:del w:id="626" w:author="Mehmet Oğuz Ekşi" w:date="2021-04-21T12:52:00Z"/>
                <w:sz w:val="20"/>
                <w:szCs w:val="20"/>
              </w:rPr>
            </w:pPr>
          </w:p>
          <w:p w14:paraId="287BE471" w14:textId="33F77D1F" w:rsidR="00B93130" w:rsidDel="00834413" w:rsidRDefault="00B93130" w:rsidP="00CE615A">
            <w:pPr>
              <w:pStyle w:val="WW-NormalWeb1"/>
              <w:widowControl w:val="0"/>
              <w:spacing w:before="0" w:after="0"/>
              <w:jc w:val="both"/>
              <w:rPr>
                <w:del w:id="627" w:author="Mehmet Oğuz Ekşi" w:date="2021-04-21T12:52:00Z"/>
                <w:sz w:val="20"/>
                <w:szCs w:val="20"/>
              </w:rPr>
            </w:pPr>
          </w:p>
          <w:p w14:paraId="3887DF56" w14:textId="4F8FAE3F" w:rsidR="00B93130" w:rsidDel="00834413" w:rsidRDefault="00B93130" w:rsidP="00CE615A">
            <w:pPr>
              <w:pStyle w:val="WW-NormalWeb1"/>
              <w:widowControl w:val="0"/>
              <w:spacing w:before="0" w:after="0"/>
              <w:jc w:val="both"/>
              <w:rPr>
                <w:del w:id="628" w:author="Mehmet Oğuz Ekşi" w:date="2021-04-21T12:52:00Z"/>
                <w:sz w:val="20"/>
                <w:szCs w:val="20"/>
              </w:rPr>
            </w:pPr>
          </w:p>
          <w:p w14:paraId="561C9614" w14:textId="6388F32F" w:rsidR="00B93130" w:rsidRPr="00B93130" w:rsidDel="00834413" w:rsidRDefault="00B93130" w:rsidP="00CE615A">
            <w:pPr>
              <w:pStyle w:val="WW-NormalWeb1"/>
              <w:widowControl w:val="0"/>
              <w:spacing w:before="0" w:after="0"/>
              <w:jc w:val="both"/>
              <w:rPr>
                <w:del w:id="629" w:author="Mehmet Oğuz Ekşi" w:date="2021-04-21T12:52:00Z"/>
                <w:color w:val="FF0000"/>
                <w:sz w:val="20"/>
                <w:szCs w:val="20"/>
              </w:rPr>
            </w:pPr>
            <w:del w:id="630" w:author="Mehmet Oğuz Ekşi" w:date="2021-04-21T12:52:00Z">
              <w:r w:rsidRPr="00B93130" w:rsidDel="00834413">
                <w:rPr>
                  <w:color w:val="FF0000"/>
                  <w:sz w:val="20"/>
                  <w:szCs w:val="20"/>
                </w:rPr>
                <w:delText>//Projenin konusu</w:delText>
              </w:r>
            </w:del>
          </w:p>
          <w:p w14:paraId="2FD1A75D" w14:textId="57F6172A" w:rsidR="00B93130" w:rsidDel="00834413" w:rsidRDefault="00B93130" w:rsidP="00CE615A">
            <w:pPr>
              <w:pStyle w:val="WW-NormalWeb1"/>
              <w:widowControl w:val="0"/>
              <w:spacing w:before="0" w:after="0"/>
              <w:jc w:val="both"/>
              <w:rPr>
                <w:del w:id="631" w:author="Mehmet Oğuz Ekşi" w:date="2021-04-21T12:52:00Z"/>
                <w:sz w:val="20"/>
                <w:szCs w:val="20"/>
              </w:rPr>
            </w:pPr>
            <w:del w:id="632" w:author="Mehmet Oğuz Ekşi" w:date="2021-04-21T12:52:00Z">
              <w:r w:rsidDel="00834413">
                <w:rPr>
                  <w:sz w:val="20"/>
                  <w:szCs w:val="20"/>
                </w:rPr>
                <w:delText xml:space="preserve">   Projenin gelistirilmesi için bir konu üzerinden öğrenim gerçekleştirmesi lazım.Bu konunun kendi alanıma yakın olması ve kendi etrafımda test ettirebileceğim insanların olması amacıyla, konunun bölümümden alakalı İnternet Ağları konusunu seçtim.Temel olarak interneti bugün neredeyse her birey farklı elektronik cihazlardan kullanılıyor.Akıllı telefonlar,masaüstü/dizüstü bilgisayarlar,tabletler,akıllı cihazlar ve benzeri elektronik cihazlarla aktif olarak internet kullanılmaktadır.İnternet ağları konusunu düzenli ve teorik olarak projenin içerinde anlatılacaktır. </w:delText>
              </w:r>
            </w:del>
          </w:p>
          <w:p w14:paraId="0F4B5528" w14:textId="77777777" w:rsidR="00B93130" w:rsidDel="00D52931" w:rsidRDefault="00B93130" w:rsidP="00CE615A">
            <w:pPr>
              <w:pStyle w:val="WW-NormalWeb1"/>
              <w:widowControl w:val="0"/>
              <w:spacing w:before="0" w:after="0"/>
              <w:jc w:val="both"/>
              <w:rPr>
                <w:del w:id="633" w:author="Mehmet Oğuz Ekşi" w:date="2021-04-26T18:08:00Z"/>
                <w:sz w:val="20"/>
                <w:szCs w:val="20"/>
              </w:rPr>
            </w:pPr>
          </w:p>
          <w:p w14:paraId="331540A5" w14:textId="621205B3" w:rsidR="007A66C2" w:rsidRPr="007869FD" w:rsidDel="00D52931" w:rsidRDefault="007869FD" w:rsidP="00CE615A">
            <w:pPr>
              <w:pStyle w:val="WW-NormalWeb1"/>
              <w:widowControl w:val="0"/>
              <w:spacing w:before="0" w:after="0"/>
              <w:jc w:val="both"/>
              <w:rPr>
                <w:del w:id="634" w:author="Mehmet Oğuz Ekşi" w:date="2021-04-26T18:08:00Z"/>
                <w:sz w:val="20"/>
                <w:szCs w:val="20"/>
              </w:rPr>
            </w:pPr>
            <w:del w:id="635" w:author="Mehmet Oğuz Ekşi" w:date="2021-04-26T18:08:00Z">
              <w:r w:rsidRPr="007869FD" w:rsidDel="00D52931">
                <w:rPr>
                  <w:color w:val="FF0000"/>
                  <w:sz w:val="20"/>
                  <w:szCs w:val="20"/>
                  <w:lang w:val="en-US"/>
                </w:rPr>
                <w:delText>//</w:delText>
              </w:r>
              <w:r w:rsidRPr="007869FD" w:rsidDel="00D52931">
                <w:rPr>
                  <w:color w:val="FF0000"/>
                  <w:sz w:val="20"/>
                  <w:szCs w:val="20"/>
                </w:rPr>
                <w:delText>Görsel tabanlı öğrenim olacağı, görseller ile hedeflenenler</w:delText>
              </w:r>
            </w:del>
          </w:p>
          <w:p w14:paraId="3568302D" w14:textId="07E3468A" w:rsidR="007A66C2" w:rsidDel="00D52931" w:rsidRDefault="007A66C2">
            <w:pPr>
              <w:pStyle w:val="WW-NormalWeb1"/>
              <w:widowControl w:val="0"/>
              <w:spacing w:before="0" w:after="0"/>
              <w:jc w:val="both"/>
              <w:rPr>
                <w:del w:id="636" w:author="Mehmet Oğuz Ekşi" w:date="2021-04-26T18:07:00Z"/>
                <w:sz w:val="20"/>
                <w:szCs w:val="20"/>
              </w:rPr>
            </w:pPr>
            <w:del w:id="637" w:author="Mehmet Oğuz Ekşi" w:date="2021-04-26T18:07:00Z">
              <w:r w:rsidDel="00D52931">
                <w:rPr>
                  <w:sz w:val="20"/>
                  <w:szCs w:val="20"/>
                </w:rPr>
                <w:delText xml:space="preserve">   Günümüzde yazılı kaynaklar görseller ile desteklenmektedir.Geliştirilecek olan projede ise, öğrenim görseller üzerine olacak, yazılar ve sesler ile desteklenecektir.Fakat gelitşirilecek olan projedeki görseller, yazılı kaynaklardaki gibi sabit ve değiştirilemez olmayacaktır.Görseller öğrenim boyunca kullanıcıdan kullanıcıya veya kullanıcının hareketlerine göre farklılıklar gösterecektir.Görsellerin sağlamış olduğu bu avantajı verimli bir şekilde kullanarak kişiye daha canlı bir ortam yaşatarak öğrenim sağlanacaktır.Bu canlı ortamın öğrenim sürecinde başarı oranını arttırması hedefleniyor.Fizik motoru üzerinde bu canlı ortam algoritmalar ile bağdaştırılarak bir çok avantajda elde </w:delText>
              </w:r>
            </w:del>
            <w:del w:id="638" w:author="Mehmet Oğuz Ekşi" w:date="2021-04-21T17:26:00Z">
              <w:r w:rsidRPr="0098247B" w:rsidDel="00464D7F">
                <w:rPr>
                  <w:highlight w:val="yellow"/>
                  <w:rPrChange w:id="639" w:author="Evrim Guler" w:date="2021-04-19T03:01:00Z">
                    <w:rPr/>
                  </w:rPrChange>
                </w:rPr>
                <w:delText>edilebilecek</w:delText>
              </w:r>
            </w:del>
            <w:del w:id="640" w:author="Mehmet Oğuz Ekşi" w:date="2021-04-26T18:07:00Z">
              <w:r w:rsidDel="00D52931">
                <w:rPr>
                  <w:sz w:val="20"/>
                  <w:szCs w:val="20"/>
                </w:rPr>
                <w:delText>.</w:delText>
              </w:r>
            </w:del>
          </w:p>
          <w:p w14:paraId="790D0483" w14:textId="1E2F835A" w:rsidR="007A66C2" w:rsidDel="00D52931" w:rsidRDefault="007A66C2">
            <w:pPr>
              <w:pStyle w:val="WW-NormalWeb1"/>
              <w:widowControl w:val="0"/>
              <w:spacing w:before="0" w:after="0"/>
              <w:jc w:val="both"/>
              <w:rPr>
                <w:del w:id="641" w:author="Mehmet Oğuz Ekşi" w:date="2021-04-26T18:07:00Z"/>
                <w:sz w:val="20"/>
                <w:szCs w:val="20"/>
              </w:rPr>
            </w:pPr>
            <w:del w:id="642" w:author="Mehmet Oğuz Ekşi" w:date="2021-04-26T18:07:00Z">
              <w:r w:rsidDel="00D52931">
                <w:rPr>
                  <w:sz w:val="20"/>
                  <w:szCs w:val="20"/>
                </w:rPr>
                <w:delText>Örnek Durumlar:</w:delText>
              </w:r>
            </w:del>
          </w:p>
          <w:p w14:paraId="03731173" w14:textId="5A377A9B" w:rsidR="007A66C2" w:rsidDel="00D52931" w:rsidRDefault="007A66C2">
            <w:pPr>
              <w:pStyle w:val="WW-NormalWeb1"/>
              <w:widowControl w:val="0"/>
              <w:spacing w:before="0" w:after="0"/>
              <w:jc w:val="both"/>
              <w:rPr>
                <w:del w:id="643" w:author="Mehmet Oğuz Ekşi" w:date="2021-04-26T18:07:00Z"/>
                <w:sz w:val="20"/>
                <w:szCs w:val="20"/>
              </w:rPr>
              <w:pPrChange w:id="644" w:author="Mehmet Oğuz Ekşi" w:date="2021-04-26T18:07:00Z">
                <w:pPr>
                  <w:pStyle w:val="WW-NormalWeb1"/>
                  <w:widowControl w:val="0"/>
                  <w:numPr>
                    <w:numId w:val="20"/>
                  </w:numPr>
                  <w:spacing w:before="0" w:after="0"/>
                  <w:ind w:left="720" w:hanging="360"/>
                  <w:jc w:val="both"/>
                </w:pPr>
              </w:pPrChange>
            </w:pPr>
            <w:del w:id="645" w:author="Mehmet Oğuz Ekşi" w:date="2021-04-26T18:07:00Z">
              <w:r w:rsidDel="00D52931">
                <w:rPr>
                  <w:sz w:val="20"/>
                  <w:szCs w:val="20"/>
                </w:rPr>
                <w:delText>Kişinin görsellerde anlama zorluğu çektiği an, fizik motoru içerisindeki algoritmaya göre müdahale ederek bunu değiştirmeye çalışacak.</w:delText>
              </w:r>
            </w:del>
          </w:p>
          <w:p w14:paraId="707125FE" w14:textId="34E0EAA6" w:rsidR="007A66C2" w:rsidDel="00D52931" w:rsidRDefault="007A66C2">
            <w:pPr>
              <w:pStyle w:val="WW-NormalWeb1"/>
              <w:widowControl w:val="0"/>
              <w:spacing w:before="0" w:after="0"/>
              <w:jc w:val="both"/>
              <w:rPr>
                <w:del w:id="646" w:author="Mehmet Oğuz Ekşi" w:date="2021-04-26T18:07:00Z"/>
                <w:sz w:val="20"/>
                <w:szCs w:val="20"/>
              </w:rPr>
              <w:pPrChange w:id="647" w:author="Mehmet Oğuz Ekşi" w:date="2021-04-26T18:07:00Z">
                <w:pPr>
                  <w:pStyle w:val="WW-NormalWeb1"/>
                  <w:widowControl w:val="0"/>
                  <w:numPr>
                    <w:numId w:val="20"/>
                  </w:numPr>
                  <w:spacing w:before="0" w:after="0"/>
                  <w:ind w:left="720" w:hanging="360"/>
                  <w:jc w:val="both"/>
                </w:pPr>
              </w:pPrChange>
            </w:pPr>
            <w:del w:id="648" w:author="Mehmet Oğuz Ekşi" w:date="2021-04-26T18:07:00Z">
              <w:r w:rsidDel="00D52931">
                <w:rPr>
                  <w:sz w:val="20"/>
                  <w:szCs w:val="20"/>
                </w:rPr>
                <w:delText>Görseller kullanıcıdan öğrenim düzeyine göre görsellenecek, bu nedenle daha anlaşılabilir öğrenim oluşabilecek.</w:delText>
              </w:r>
            </w:del>
          </w:p>
          <w:p w14:paraId="3FCB6A79" w14:textId="34F9B470" w:rsidR="007A66C2" w:rsidDel="00D52931" w:rsidRDefault="007A66C2">
            <w:pPr>
              <w:pStyle w:val="WW-NormalWeb1"/>
              <w:widowControl w:val="0"/>
              <w:spacing w:before="0" w:after="0"/>
              <w:jc w:val="both"/>
              <w:rPr>
                <w:del w:id="649" w:author="Mehmet Oğuz Ekşi" w:date="2021-04-26T18:07:00Z"/>
                <w:sz w:val="20"/>
                <w:szCs w:val="20"/>
              </w:rPr>
              <w:pPrChange w:id="650" w:author="Mehmet Oğuz Ekşi" w:date="2021-04-26T18:07:00Z">
                <w:pPr>
                  <w:pStyle w:val="WW-NormalWeb1"/>
                  <w:widowControl w:val="0"/>
                  <w:numPr>
                    <w:numId w:val="20"/>
                  </w:numPr>
                  <w:spacing w:before="0" w:after="0"/>
                  <w:ind w:left="720" w:hanging="360"/>
                  <w:jc w:val="both"/>
                </w:pPr>
              </w:pPrChange>
            </w:pPr>
            <w:del w:id="651" w:author="Mehmet Oğuz Ekşi" w:date="2021-04-26T18:07:00Z">
              <w:r w:rsidDel="00D52931">
                <w:rPr>
                  <w:sz w:val="20"/>
                  <w:szCs w:val="20"/>
                </w:rPr>
                <w:delText>Kişinin vermiş olduğu kararlara göre görseller şekilllenecek.</w:delText>
              </w:r>
            </w:del>
          </w:p>
          <w:p w14:paraId="79C07EB1" w14:textId="46BCF74B" w:rsidR="007A66C2" w:rsidDel="00D52931" w:rsidRDefault="007A66C2">
            <w:pPr>
              <w:pStyle w:val="WW-NormalWeb1"/>
              <w:widowControl w:val="0"/>
              <w:spacing w:before="0" w:after="0"/>
              <w:jc w:val="both"/>
              <w:rPr>
                <w:del w:id="652" w:author="Mehmet Oğuz Ekşi" w:date="2021-04-26T18:07:00Z"/>
                <w:sz w:val="20"/>
                <w:szCs w:val="20"/>
              </w:rPr>
              <w:pPrChange w:id="653" w:author="Mehmet Oğuz Ekşi" w:date="2021-04-26T18:07:00Z">
                <w:pPr>
                  <w:pStyle w:val="WW-NormalWeb1"/>
                  <w:widowControl w:val="0"/>
                  <w:numPr>
                    <w:numId w:val="20"/>
                  </w:numPr>
                  <w:spacing w:before="0" w:after="0"/>
                  <w:ind w:left="720" w:hanging="360"/>
                  <w:jc w:val="both"/>
                </w:pPr>
              </w:pPrChange>
            </w:pPr>
            <w:del w:id="654" w:author="Mehmet Oğuz Ekşi" w:date="2021-04-26T18:07:00Z">
              <w:r w:rsidDel="00D52931">
                <w:rPr>
                  <w:sz w:val="20"/>
                  <w:szCs w:val="20"/>
                </w:rPr>
                <w:delText>Öğrenim aşamasında yapılan hatalarda alternatif görseller gösterilecek, bu alternatif görseller ile başka bakış açısı ile öğrenim gösterilmeye çalışılacak.</w:delText>
              </w:r>
            </w:del>
          </w:p>
          <w:p w14:paraId="68C94B3A" w14:textId="597B041D" w:rsidR="007A66C2" w:rsidDel="00D52931" w:rsidRDefault="007A66C2">
            <w:pPr>
              <w:pStyle w:val="WW-NormalWeb1"/>
              <w:widowControl w:val="0"/>
              <w:spacing w:before="0" w:after="0"/>
              <w:jc w:val="both"/>
              <w:rPr>
                <w:del w:id="655" w:author="Mehmet Oğuz Ekşi" w:date="2021-04-26T18:07:00Z"/>
                <w:sz w:val="20"/>
                <w:szCs w:val="20"/>
              </w:rPr>
              <w:pPrChange w:id="656" w:author="Mehmet Oğuz Ekşi" w:date="2021-04-26T18:07:00Z">
                <w:pPr>
                  <w:pStyle w:val="WW-NormalWeb1"/>
                  <w:widowControl w:val="0"/>
                  <w:numPr>
                    <w:numId w:val="20"/>
                  </w:numPr>
                  <w:spacing w:before="0" w:after="0"/>
                  <w:ind w:left="720" w:hanging="360"/>
                  <w:jc w:val="both"/>
                </w:pPr>
              </w:pPrChange>
            </w:pPr>
            <w:del w:id="657" w:author="Mehmet Oğuz Ekşi" w:date="2021-04-26T18:07:00Z">
              <w:r w:rsidDel="00D52931">
                <w:rPr>
                  <w:sz w:val="20"/>
                  <w:szCs w:val="20"/>
                </w:rPr>
                <w:delText>Görsellerin canlılığı kişiyi öğrenime odaklandırma, öğrenim ortamına alıştırma vb. odaklanma derecesini arttırma çalışmaları olacaktır.</w:delText>
              </w:r>
            </w:del>
          </w:p>
          <w:p w14:paraId="09064EAC" w14:textId="5F59BE33" w:rsidR="007869FD" w:rsidDel="00D52931" w:rsidRDefault="007869FD">
            <w:pPr>
              <w:pStyle w:val="WW-NormalWeb1"/>
              <w:widowControl w:val="0"/>
              <w:spacing w:before="0" w:after="0"/>
              <w:jc w:val="both"/>
              <w:rPr>
                <w:del w:id="658" w:author="Mehmet Oğuz Ekşi" w:date="2021-04-26T18:07:00Z"/>
                <w:sz w:val="20"/>
                <w:szCs w:val="20"/>
              </w:rPr>
            </w:pPr>
          </w:p>
          <w:p w14:paraId="145C5651" w14:textId="42414A6A" w:rsidR="007A66C2" w:rsidRPr="007869FD" w:rsidDel="00D52931" w:rsidRDefault="007869FD">
            <w:pPr>
              <w:pStyle w:val="WW-NormalWeb1"/>
              <w:widowControl w:val="0"/>
              <w:spacing w:before="0" w:after="0"/>
              <w:jc w:val="both"/>
              <w:rPr>
                <w:del w:id="659" w:author="Mehmet Oğuz Ekşi" w:date="2021-04-26T18:07:00Z"/>
                <w:sz w:val="20"/>
                <w:szCs w:val="20"/>
              </w:rPr>
            </w:pPr>
            <w:del w:id="660" w:author="Mehmet Oğuz Ekşi" w:date="2021-04-26T18:07:00Z">
              <w:r w:rsidRPr="007869FD" w:rsidDel="00D52931">
                <w:rPr>
                  <w:color w:val="FF0000"/>
                  <w:sz w:val="20"/>
                  <w:szCs w:val="20"/>
                  <w:lang w:val="en-US"/>
                </w:rPr>
                <w:delText>//</w:delText>
              </w:r>
              <w:r w:rsidRPr="007869FD" w:rsidDel="00D52931">
                <w:rPr>
                  <w:color w:val="FF0000"/>
                  <w:sz w:val="20"/>
                  <w:szCs w:val="20"/>
                </w:rPr>
                <w:delText>Sesler kullanılacak, seslerin öğrenimde akılda kalıcılığı arttırmak hedeflenecek, ve başka alanlarda olacak</w:delText>
              </w:r>
            </w:del>
          </w:p>
          <w:p w14:paraId="6A6853C4" w14:textId="155E6641" w:rsidR="005D1CDD" w:rsidDel="00D52931" w:rsidRDefault="00CE2F6C">
            <w:pPr>
              <w:pStyle w:val="WW-NormalWeb1"/>
              <w:widowControl w:val="0"/>
              <w:spacing w:before="0" w:after="0"/>
              <w:jc w:val="both"/>
              <w:rPr>
                <w:del w:id="661" w:author="Mehmet Oğuz Ekşi" w:date="2021-04-26T18:07:00Z"/>
                <w:sz w:val="20"/>
                <w:szCs w:val="20"/>
              </w:rPr>
            </w:pPr>
            <w:del w:id="662" w:author="Mehmet Oğuz Ekşi" w:date="2021-04-26T18:07:00Z">
              <w:r w:rsidDel="00D52931">
                <w:rPr>
                  <w:sz w:val="20"/>
                  <w:szCs w:val="20"/>
                </w:rPr>
                <w:delText>Öğrenimin bilgisayar ortamında gerçekleşmesi</w:delText>
              </w:r>
              <w:r w:rsidR="00B333F1" w:rsidDel="00D52931">
                <w:rPr>
                  <w:sz w:val="20"/>
                  <w:szCs w:val="20"/>
                </w:rPr>
                <w:delText>nin</w:delText>
              </w:r>
              <w:r w:rsidDel="00D52931">
                <w:rPr>
                  <w:sz w:val="20"/>
                  <w:szCs w:val="20"/>
                </w:rPr>
                <w:delText xml:space="preserve"> bir diğer avantajı ise seslerdir.Bugünki bilgisayarlar görüntünün yanında </w:delText>
              </w:r>
              <w:r w:rsidR="00B333F1" w:rsidDel="00D52931">
                <w:rPr>
                  <w:sz w:val="20"/>
                  <w:szCs w:val="20"/>
                </w:rPr>
                <w:delText>seslerde ses</w:delText>
              </w:r>
              <w:r w:rsidDel="00D52931">
                <w:rPr>
                  <w:sz w:val="20"/>
                  <w:szCs w:val="20"/>
                </w:rPr>
                <w:delText xml:space="preserve"> cihazlardan kullanıcıya verilebilmektedir.</w:delText>
              </w:r>
              <w:r w:rsidR="00EB00A5" w:rsidDel="00D52931">
                <w:rPr>
                  <w:sz w:val="20"/>
                  <w:szCs w:val="20"/>
                </w:rPr>
                <w:delText>S</w:delText>
              </w:r>
              <w:r w:rsidDel="00D52931">
                <w:rPr>
                  <w:sz w:val="20"/>
                  <w:szCs w:val="20"/>
                </w:rPr>
                <w:delText>esler, fizik motoru üzerinde</w:delText>
              </w:r>
              <w:r w:rsidR="00C87E95" w:rsidDel="00D52931">
                <w:rPr>
                  <w:sz w:val="20"/>
                  <w:szCs w:val="20"/>
                </w:rPr>
                <w:delText>n</w:delText>
              </w:r>
              <w:r w:rsidDel="00D52931">
                <w:rPr>
                  <w:sz w:val="20"/>
                  <w:szCs w:val="20"/>
                </w:rPr>
                <w:delText xml:space="preserve"> ses efektleri olarak eklenecektir.Ses efektlerinin temel amacı kullanıcının öğreniminin kalıclığını arttırılmada kullanılacaktır.Bu temel amaçdan hariç seslerin kullanılabileceği daha farklı</w:delText>
              </w:r>
              <w:r w:rsidR="000D32F9" w:rsidDel="00D52931">
                <w:rPr>
                  <w:sz w:val="20"/>
                  <w:szCs w:val="20"/>
                </w:rPr>
                <w:delText xml:space="preserve"> alanlarda olacaktır.</w:delText>
              </w:r>
            </w:del>
          </w:p>
          <w:p w14:paraId="07D9ECDF" w14:textId="58F66C33" w:rsidR="005D1CDD" w:rsidDel="00D52931" w:rsidRDefault="005D1CDD">
            <w:pPr>
              <w:pStyle w:val="WW-NormalWeb1"/>
              <w:widowControl w:val="0"/>
              <w:spacing w:before="0" w:after="0"/>
              <w:jc w:val="both"/>
              <w:rPr>
                <w:del w:id="663" w:author="Mehmet Oğuz Ekşi" w:date="2021-04-26T18:07:00Z"/>
                <w:sz w:val="20"/>
                <w:szCs w:val="20"/>
              </w:rPr>
            </w:pPr>
            <w:del w:id="664" w:author="Mehmet Oğuz Ekşi" w:date="2021-04-26T18:07:00Z">
              <w:r w:rsidDel="00D52931">
                <w:rPr>
                  <w:sz w:val="20"/>
                  <w:szCs w:val="20"/>
                </w:rPr>
                <w:delText>Bu alanlara örnek:</w:delText>
              </w:r>
            </w:del>
          </w:p>
          <w:p w14:paraId="4F8FF53A" w14:textId="01B1AAB8" w:rsidR="005D1CDD" w:rsidDel="00D52931" w:rsidRDefault="005D1CDD">
            <w:pPr>
              <w:pStyle w:val="WW-NormalWeb1"/>
              <w:widowControl w:val="0"/>
              <w:spacing w:before="0" w:after="0"/>
              <w:jc w:val="both"/>
              <w:rPr>
                <w:del w:id="665" w:author="Mehmet Oğuz Ekşi" w:date="2021-04-26T18:07:00Z"/>
                <w:sz w:val="20"/>
                <w:szCs w:val="20"/>
              </w:rPr>
              <w:pPrChange w:id="666" w:author="Mehmet Oğuz Ekşi" w:date="2021-04-26T18:07:00Z">
                <w:pPr>
                  <w:pStyle w:val="WW-NormalWeb1"/>
                  <w:widowControl w:val="0"/>
                  <w:numPr>
                    <w:numId w:val="21"/>
                  </w:numPr>
                  <w:spacing w:before="0" w:after="0"/>
                  <w:ind w:left="720" w:hanging="360"/>
                  <w:jc w:val="both"/>
                </w:pPr>
              </w:pPrChange>
            </w:pPr>
            <w:del w:id="667" w:author="Mehmet Oğuz Ekşi" w:date="2021-04-26T18:07:00Z">
              <w:r w:rsidDel="00D52931">
                <w:rPr>
                  <w:sz w:val="20"/>
                  <w:szCs w:val="20"/>
                </w:rPr>
                <w:delText>Kişinin vermiş olduğu doğru/yanlış kararlara göre sesler verilecektir.</w:delText>
              </w:r>
            </w:del>
          </w:p>
          <w:p w14:paraId="7E3E62A4" w14:textId="4A8BE787" w:rsidR="005D1CDD" w:rsidDel="00D52931" w:rsidRDefault="005D1CDD">
            <w:pPr>
              <w:pStyle w:val="WW-NormalWeb1"/>
              <w:widowControl w:val="0"/>
              <w:spacing w:before="0" w:after="0"/>
              <w:jc w:val="both"/>
              <w:rPr>
                <w:del w:id="668" w:author="Mehmet Oğuz Ekşi" w:date="2021-04-26T18:07:00Z"/>
                <w:sz w:val="20"/>
                <w:szCs w:val="20"/>
              </w:rPr>
              <w:pPrChange w:id="669" w:author="Mehmet Oğuz Ekşi" w:date="2021-04-26T18:07:00Z">
                <w:pPr>
                  <w:pStyle w:val="WW-NormalWeb1"/>
                  <w:widowControl w:val="0"/>
                  <w:numPr>
                    <w:numId w:val="21"/>
                  </w:numPr>
                  <w:spacing w:before="0" w:after="0"/>
                  <w:ind w:left="720" w:hanging="360"/>
                  <w:jc w:val="both"/>
                </w:pPr>
              </w:pPrChange>
            </w:pPr>
            <w:del w:id="670" w:author="Mehmet Oğuz Ekşi" w:date="2021-04-26T18:07:00Z">
              <w:r w:rsidDel="00D52931">
                <w:rPr>
                  <w:sz w:val="20"/>
                  <w:szCs w:val="20"/>
                </w:rPr>
                <w:delText>Gerekli yerlerde yazılı anlatım, sesli anlatım ile değiştirilebilecektir.</w:delText>
              </w:r>
            </w:del>
          </w:p>
          <w:p w14:paraId="25DFE8C3" w14:textId="0BC4994D" w:rsidR="005D1CDD" w:rsidDel="00D52931" w:rsidRDefault="005D1CDD">
            <w:pPr>
              <w:pStyle w:val="WW-NormalWeb1"/>
              <w:widowControl w:val="0"/>
              <w:spacing w:before="0" w:after="0"/>
              <w:jc w:val="both"/>
              <w:rPr>
                <w:del w:id="671" w:author="Mehmet Oğuz Ekşi" w:date="2021-04-26T18:07:00Z"/>
                <w:sz w:val="20"/>
                <w:szCs w:val="20"/>
              </w:rPr>
              <w:pPrChange w:id="672" w:author="Mehmet Oğuz Ekşi" w:date="2021-04-26T18:07:00Z">
                <w:pPr>
                  <w:pStyle w:val="WW-NormalWeb1"/>
                  <w:widowControl w:val="0"/>
                  <w:numPr>
                    <w:numId w:val="21"/>
                  </w:numPr>
                  <w:spacing w:before="0" w:after="0"/>
                  <w:ind w:left="720" w:hanging="360"/>
                  <w:jc w:val="both"/>
                </w:pPr>
              </w:pPrChange>
            </w:pPr>
            <w:del w:id="673" w:author="Mehmet Oğuz Ekşi" w:date="2021-04-26T18:07:00Z">
              <w:r w:rsidDel="00D52931">
                <w:rPr>
                  <w:sz w:val="20"/>
                  <w:szCs w:val="20"/>
                </w:rPr>
                <w:delText>Belli anlatım konularında, konuyla alakalı sesler öğrenim amacıyla kullanıcıya dinletilecektir.</w:delText>
              </w:r>
            </w:del>
          </w:p>
          <w:p w14:paraId="22402C00" w14:textId="1E3249CA" w:rsidR="005D1CDD" w:rsidDel="00D52931" w:rsidRDefault="005D1CDD">
            <w:pPr>
              <w:pStyle w:val="WW-NormalWeb1"/>
              <w:widowControl w:val="0"/>
              <w:spacing w:before="0" w:after="0"/>
              <w:jc w:val="both"/>
              <w:rPr>
                <w:del w:id="674" w:author="Mehmet Oğuz Ekşi" w:date="2021-04-26T18:07:00Z"/>
                <w:sz w:val="20"/>
                <w:szCs w:val="20"/>
              </w:rPr>
              <w:pPrChange w:id="675" w:author="Mehmet Oğuz Ekşi" w:date="2021-04-26T18:07:00Z">
                <w:pPr>
                  <w:pStyle w:val="WW-NormalWeb1"/>
                  <w:widowControl w:val="0"/>
                  <w:numPr>
                    <w:numId w:val="21"/>
                  </w:numPr>
                  <w:spacing w:before="0" w:after="0"/>
                  <w:ind w:left="720" w:hanging="360"/>
                  <w:jc w:val="both"/>
                </w:pPr>
              </w:pPrChange>
            </w:pPr>
            <w:del w:id="676" w:author="Mehmet Oğuz Ekşi" w:date="2021-04-26T18:07:00Z">
              <w:r w:rsidDel="00D52931">
                <w:rPr>
                  <w:sz w:val="20"/>
                  <w:szCs w:val="20"/>
                </w:rPr>
                <w:delText>Tarihsel anlatımlarda,anlatıldığı tarih veya bölgeye göre o zamanı yaşayabilmesi veya düşünebilmesi amacıyla o zaman ile ilgiler sesler,müzikler dinletilebilir.</w:delText>
              </w:r>
            </w:del>
          </w:p>
          <w:p w14:paraId="30E34768" w14:textId="2BCB5B1D" w:rsidR="005D1CDD" w:rsidRPr="005D1CDD" w:rsidDel="00D52931" w:rsidRDefault="005D1CDD">
            <w:pPr>
              <w:pStyle w:val="WW-NormalWeb1"/>
              <w:widowControl w:val="0"/>
              <w:spacing w:before="0" w:after="0"/>
              <w:jc w:val="both"/>
              <w:rPr>
                <w:del w:id="677" w:author="Mehmet Oğuz Ekşi" w:date="2021-04-26T18:07:00Z"/>
                <w:sz w:val="20"/>
                <w:szCs w:val="20"/>
              </w:rPr>
              <w:pPrChange w:id="678" w:author="Mehmet Oğuz Ekşi" w:date="2021-04-26T18:07:00Z">
                <w:pPr>
                  <w:pStyle w:val="WW-NormalWeb1"/>
                  <w:widowControl w:val="0"/>
                  <w:numPr>
                    <w:numId w:val="21"/>
                  </w:numPr>
                  <w:spacing w:before="0" w:after="0"/>
                  <w:ind w:left="720" w:hanging="360"/>
                  <w:jc w:val="both"/>
                </w:pPr>
              </w:pPrChange>
            </w:pPr>
            <w:del w:id="679" w:author="Mehmet Oğuz Ekşi" w:date="2021-04-26T18:07:00Z">
              <w:r w:rsidDel="00D52931">
                <w:rPr>
                  <w:sz w:val="20"/>
                  <w:szCs w:val="20"/>
                </w:rPr>
                <w:delText>Kişinin projeyle olan her iletişiminde kullanıcıya bir tepki olarak ses efektleri verilebilir.</w:delText>
              </w:r>
            </w:del>
          </w:p>
          <w:p w14:paraId="0D5C518F" w14:textId="33733DB4" w:rsidR="00513762" w:rsidDel="00D52931" w:rsidRDefault="00513762">
            <w:pPr>
              <w:pStyle w:val="WW-NormalWeb1"/>
              <w:widowControl w:val="0"/>
              <w:spacing w:before="0" w:after="0"/>
              <w:jc w:val="both"/>
              <w:rPr>
                <w:del w:id="680" w:author="Mehmet Oğuz Ekşi" w:date="2021-04-26T18:07:00Z"/>
                <w:sz w:val="20"/>
                <w:szCs w:val="20"/>
              </w:rPr>
            </w:pPr>
          </w:p>
          <w:p w14:paraId="5A32CA91" w14:textId="16BF2C78" w:rsidR="00513762" w:rsidDel="00D52931" w:rsidRDefault="00CE2F6C">
            <w:pPr>
              <w:pStyle w:val="WW-NormalWeb1"/>
              <w:widowControl w:val="0"/>
              <w:spacing w:before="0" w:after="0"/>
              <w:jc w:val="both"/>
              <w:rPr>
                <w:del w:id="681" w:author="Mehmet Oğuz Ekşi" w:date="2021-04-26T18:07:00Z"/>
                <w:color w:val="FF0000"/>
                <w:sz w:val="20"/>
                <w:szCs w:val="20"/>
              </w:rPr>
            </w:pPr>
            <w:del w:id="682" w:author="Mehmet Oğuz Ekşi" w:date="2021-04-26T18:07:00Z">
              <w:r w:rsidRPr="00CE2F6C" w:rsidDel="00D52931">
                <w:rPr>
                  <w:color w:val="FF0000"/>
                  <w:sz w:val="20"/>
                  <w:szCs w:val="20"/>
                  <w:lang w:val="en-US"/>
                </w:rPr>
                <w:delText>//Matemat</w:delText>
              </w:r>
              <w:r w:rsidRPr="00CE2F6C" w:rsidDel="00D52931">
                <w:rPr>
                  <w:color w:val="FF0000"/>
                  <w:sz w:val="20"/>
                  <w:szCs w:val="20"/>
                </w:rPr>
                <w:delText>iksel Algoritmalar</w:delText>
              </w:r>
              <w:r w:rsidR="00D0676D" w:rsidDel="00D52931">
                <w:rPr>
                  <w:color w:val="FF0000"/>
                  <w:sz w:val="20"/>
                  <w:szCs w:val="20"/>
                </w:rPr>
                <w:delText>, algoritmalarla hedeflenenler</w:delText>
              </w:r>
            </w:del>
          </w:p>
          <w:p w14:paraId="2384EB45" w14:textId="5EE2BD64" w:rsidR="000C7F14" w:rsidDel="00D52931" w:rsidRDefault="00257038">
            <w:pPr>
              <w:pStyle w:val="WW-NormalWeb1"/>
              <w:widowControl w:val="0"/>
              <w:spacing w:before="0" w:after="0"/>
              <w:jc w:val="both"/>
              <w:rPr>
                <w:del w:id="683" w:author="Mehmet Oğuz Ekşi" w:date="2021-04-26T18:07:00Z"/>
                <w:sz w:val="20"/>
                <w:szCs w:val="20"/>
              </w:rPr>
            </w:pPr>
            <w:del w:id="684" w:author="Mehmet Oğuz Ekşi" w:date="2021-04-26T18:07:00Z">
              <w:r w:rsidRPr="00257038" w:rsidDel="00D52931">
                <w:rPr>
                  <w:sz w:val="20"/>
                  <w:szCs w:val="20"/>
                </w:rPr>
                <w:delText>Fizik Motoru</w:delText>
              </w:r>
              <w:r w:rsidDel="00D52931">
                <w:rPr>
                  <w:sz w:val="20"/>
                  <w:szCs w:val="20"/>
                </w:rPr>
                <w:delText>’nun en büyük özelliklerinden birisi içerisindeki matematiksel hesaplama genişliğidir.Bir çok geometri kuramını ve matematiksel kuramını içerisinde hesaplayabildiği için içerisinde detaylı algoritmalar oluşturulabilmektedir.</w:delText>
              </w:r>
              <w:r w:rsidR="00B07AC5" w:rsidDel="00D52931">
                <w:rPr>
                  <w:sz w:val="20"/>
                  <w:szCs w:val="20"/>
                </w:rPr>
                <w:delText>Temel olarak kişinin oyunda öğrenim sağlarken, arka planda algoritmalar çalışacak veya çalışmaya hazır durumda bekleyecek.Bu sayede kişinin öğrenim kontrolleri ve ilerleyişi algoritmalar sayesinde olacak.Ayrıyetten öğrenim dışı olabilecek her kararlar için algoritma ağaçları tasarlanacak.Tasarlanan bu ağaçlar sayesinde sadece bir yoldan öğrenim sağlanmış olmayacak,birden fazla farklı yollar ile öğrenimler sağlanmış olacak.Temel olarak öğrenim algoritma tabanlı olacakta denilebilir.</w:delText>
              </w:r>
            </w:del>
          </w:p>
          <w:p w14:paraId="223AF265" w14:textId="68652E64" w:rsidR="00B07AC5" w:rsidDel="00D52931" w:rsidRDefault="00B07AC5">
            <w:pPr>
              <w:pStyle w:val="WW-NormalWeb1"/>
              <w:widowControl w:val="0"/>
              <w:spacing w:before="0" w:after="0"/>
              <w:jc w:val="both"/>
              <w:rPr>
                <w:del w:id="685" w:author="Mehmet Oğuz Ekşi" w:date="2021-04-26T18:07:00Z"/>
                <w:sz w:val="20"/>
                <w:szCs w:val="20"/>
              </w:rPr>
            </w:pPr>
            <w:del w:id="686" w:author="Mehmet Oğuz Ekşi" w:date="2021-04-26T18:07:00Z">
              <w:r w:rsidDel="00D52931">
                <w:rPr>
                  <w:sz w:val="20"/>
                  <w:szCs w:val="20"/>
                </w:rPr>
                <w:delText xml:space="preserve">Bu algoritmalar ile </w:delText>
              </w:r>
              <w:r w:rsidR="00D0676D" w:rsidDel="00D52931">
                <w:rPr>
                  <w:sz w:val="20"/>
                  <w:szCs w:val="20"/>
                </w:rPr>
                <w:delText>hedeflenen</w:delText>
              </w:r>
              <w:r w:rsidDel="00D52931">
                <w:rPr>
                  <w:sz w:val="20"/>
                  <w:szCs w:val="20"/>
                </w:rPr>
                <w:delText xml:space="preserve"> örnek etkiler:</w:delText>
              </w:r>
            </w:del>
          </w:p>
          <w:p w14:paraId="2BED1D60" w14:textId="140D2BC5" w:rsidR="00B07AC5" w:rsidDel="00D52931" w:rsidRDefault="00B07AC5">
            <w:pPr>
              <w:pStyle w:val="WW-NormalWeb1"/>
              <w:widowControl w:val="0"/>
              <w:spacing w:before="0" w:after="0"/>
              <w:jc w:val="both"/>
              <w:rPr>
                <w:del w:id="687" w:author="Mehmet Oğuz Ekşi" w:date="2021-04-26T18:07:00Z"/>
                <w:sz w:val="20"/>
                <w:szCs w:val="20"/>
              </w:rPr>
              <w:pPrChange w:id="688" w:author="Mehmet Oğuz Ekşi" w:date="2021-04-26T18:07:00Z">
                <w:pPr>
                  <w:pStyle w:val="WW-NormalWeb1"/>
                  <w:widowControl w:val="0"/>
                  <w:numPr>
                    <w:numId w:val="22"/>
                  </w:numPr>
                  <w:spacing w:before="0" w:after="0"/>
                  <w:ind w:left="720" w:hanging="360"/>
                  <w:jc w:val="both"/>
                </w:pPr>
              </w:pPrChange>
            </w:pPr>
            <w:del w:id="689" w:author="Mehmet Oğuz Ekşi" w:date="2021-04-26T18:07:00Z">
              <w:r w:rsidDel="00D52931">
                <w:rPr>
                  <w:sz w:val="20"/>
                  <w:szCs w:val="20"/>
                </w:rPr>
                <w:delText>Sadece bir yollu öğrenim şekli yerine, kullanıcıya göre değişen öğrenim yolları mevcut olacak ve işlenecek.</w:delText>
              </w:r>
            </w:del>
          </w:p>
          <w:p w14:paraId="0BF24488" w14:textId="786C1385" w:rsidR="00B07AC5" w:rsidDel="00D52931" w:rsidRDefault="00B07AC5">
            <w:pPr>
              <w:pStyle w:val="WW-NormalWeb1"/>
              <w:widowControl w:val="0"/>
              <w:spacing w:before="0" w:after="0"/>
              <w:jc w:val="both"/>
              <w:rPr>
                <w:del w:id="690" w:author="Mehmet Oğuz Ekşi" w:date="2021-04-26T18:07:00Z"/>
                <w:sz w:val="20"/>
                <w:szCs w:val="20"/>
              </w:rPr>
              <w:pPrChange w:id="691" w:author="Mehmet Oğuz Ekşi" w:date="2021-04-26T18:07:00Z">
                <w:pPr>
                  <w:pStyle w:val="WW-NormalWeb1"/>
                  <w:widowControl w:val="0"/>
                  <w:numPr>
                    <w:numId w:val="22"/>
                  </w:numPr>
                  <w:spacing w:before="0" w:after="0"/>
                  <w:ind w:left="720" w:hanging="360"/>
                  <w:jc w:val="both"/>
                </w:pPr>
              </w:pPrChange>
            </w:pPr>
            <w:del w:id="692" w:author="Mehmet Oğuz Ekşi" w:date="2021-04-26T18:07:00Z">
              <w:r w:rsidDel="00D52931">
                <w:rPr>
                  <w:sz w:val="20"/>
                  <w:szCs w:val="20"/>
                </w:rPr>
                <w:delText>Kullanıcının verdiği hatalara göre algoritma kendisini güncelleyecek ve öğrenim şeklini veya  yolunu küçük veya büyük değiştirebilecek.</w:delText>
              </w:r>
            </w:del>
          </w:p>
          <w:p w14:paraId="09ADDF0F" w14:textId="6D83D131" w:rsidR="00B07AC5" w:rsidDel="00D52931" w:rsidRDefault="005108F1">
            <w:pPr>
              <w:pStyle w:val="WW-NormalWeb1"/>
              <w:widowControl w:val="0"/>
              <w:spacing w:before="0" w:after="0"/>
              <w:jc w:val="both"/>
              <w:rPr>
                <w:del w:id="693" w:author="Mehmet Oğuz Ekşi" w:date="2021-04-26T18:07:00Z"/>
                <w:sz w:val="20"/>
                <w:szCs w:val="20"/>
              </w:rPr>
              <w:pPrChange w:id="694" w:author="Mehmet Oğuz Ekşi" w:date="2021-04-26T18:07:00Z">
                <w:pPr>
                  <w:pStyle w:val="WW-NormalWeb1"/>
                  <w:widowControl w:val="0"/>
                  <w:numPr>
                    <w:numId w:val="22"/>
                  </w:numPr>
                  <w:spacing w:before="0" w:after="0"/>
                  <w:ind w:left="720" w:hanging="360"/>
                  <w:jc w:val="both"/>
                </w:pPr>
              </w:pPrChange>
            </w:pPr>
            <w:del w:id="695" w:author="Mehmet Oğuz Ekşi" w:date="2021-04-26T18:07:00Z">
              <w:r w:rsidDel="00D52931">
                <w:rPr>
                  <w:sz w:val="20"/>
                  <w:szCs w:val="20"/>
                </w:rPr>
                <w:delText>Öğrenim tarzları algoritmalaştırılacak,farklı farklı algoritmalar bulunacak.Bu algoritmalarla her kullanıcılara farklı öğrenim tarzları verilecek.Bu algoritmaların sonucunda verimlilik test edilecek.Verimliliği düşük olan algoritmalar ya kaldırılacak yada değiştirlecek.En verimli algoritmalar başlangıc algoritması olarak kabul edilecek.</w:delText>
              </w:r>
            </w:del>
          </w:p>
          <w:p w14:paraId="3D5A4BAB" w14:textId="35F7D0B7" w:rsidR="00D0676D" w:rsidDel="00D52931" w:rsidRDefault="00D0676D">
            <w:pPr>
              <w:pStyle w:val="WW-NormalWeb1"/>
              <w:widowControl w:val="0"/>
              <w:spacing w:before="0" w:after="0"/>
              <w:jc w:val="both"/>
              <w:rPr>
                <w:del w:id="696" w:author="Mehmet Oğuz Ekşi" w:date="2021-04-26T18:07:00Z"/>
                <w:sz w:val="20"/>
                <w:szCs w:val="20"/>
              </w:rPr>
              <w:pPrChange w:id="697" w:author="Mehmet Oğuz Ekşi" w:date="2021-04-26T18:07:00Z">
                <w:pPr>
                  <w:pStyle w:val="WW-NormalWeb1"/>
                  <w:widowControl w:val="0"/>
                  <w:numPr>
                    <w:numId w:val="22"/>
                  </w:numPr>
                  <w:spacing w:before="0" w:after="0"/>
                  <w:ind w:left="720" w:hanging="360"/>
                  <w:jc w:val="both"/>
                </w:pPr>
              </w:pPrChange>
            </w:pPr>
            <w:del w:id="698" w:author="Mehmet Oğuz Ekşi" w:date="2021-04-26T18:07:00Z">
              <w:r w:rsidDel="00D52931">
                <w:rPr>
                  <w:sz w:val="20"/>
                  <w:szCs w:val="20"/>
                </w:rPr>
                <w:delText>Algoritmalar sayesinde kullanıcı öğrenimi seviyelerle,ilerleyişle öğrenim görecek.Bu sayede ilerleyişlerde sorun olması durumunda nerede eksik veya hatalı kararlar alındığı görünmüş olacak.</w:delText>
              </w:r>
            </w:del>
          </w:p>
          <w:p w14:paraId="7D373120" w14:textId="0EB4557E" w:rsidR="00D0676D" w:rsidDel="008F7A1B" w:rsidRDefault="00D0676D">
            <w:pPr>
              <w:pStyle w:val="WW-NormalWeb1"/>
              <w:widowControl w:val="0"/>
              <w:spacing w:before="0" w:after="0"/>
              <w:jc w:val="both"/>
              <w:rPr>
                <w:del w:id="699" w:author="Mehmet Oğuz Ekşi" w:date="2021-04-21T17:28:00Z"/>
                <w:sz w:val="20"/>
                <w:szCs w:val="20"/>
              </w:rPr>
              <w:pPrChange w:id="700" w:author="Mehmet Oğuz Ekşi" w:date="2021-04-26T18:07:00Z">
                <w:pPr>
                  <w:pStyle w:val="WW-NormalWeb1"/>
                  <w:widowControl w:val="0"/>
                  <w:numPr>
                    <w:numId w:val="22"/>
                  </w:numPr>
                  <w:spacing w:before="0" w:after="0"/>
                  <w:ind w:left="720" w:hanging="360"/>
                  <w:jc w:val="both"/>
                </w:pPr>
              </w:pPrChange>
            </w:pPr>
            <w:del w:id="701" w:author="Mehmet Oğuz Ekşi" w:date="2021-04-26T18:07:00Z">
              <w:r w:rsidDel="00D52931">
                <w:rPr>
                  <w:sz w:val="20"/>
                  <w:szCs w:val="20"/>
                </w:rPr>
                <w:delText>Öğrenim sağlayacak görsellerin belli kısımları algoritmalaştırılacak,kişi anlamadığı görseller olduğunda oyun motoru tarafından tespit edilecek ve algoritmaya göre görsel değişecek veya şekillenecek.</w:delText>
              </w:r>
            </w:del>
          </w:p>
          <w:p w14:paraId="02D57316" w14:textId="68719D7C" w:rsidR="00D0676D" w:rsidRPr="009E6E1A" w:rsidDel="00D52931" w:rsidRDefault="00C46189">
            <w:pPr>
              <w:pStyle w:val="WW-NormalWeb1"/>
              <w:widowControl w:val="0"/>
              <w:spacing w:before="0" w:after="0"/>
              <w:jc w:val="both"/>
              <w:rPr>
                <w:del w:id="702" w:author="Mehmet Oğuz Ekşi" w:date="2021-04-26T18:08:00Z"/>
                <w:sz w:val="20"/>
                <w:szCs w:val="20"/>
              </w:rPr>
              <w:pPrChange w:id="703" w:author="Mehmet Oğuz Ekşi" w:date="2021-04-26T18:07:00Z">
                <w:pPr>
                  <w:pStyle w:val="WW-NormalWeb1"/>
                  <w:widowControl w:val="0"/>
                  <w:numPr>
                    <w:numId w:val="22"/>
                  </w:numPr>
                  <w:spacing w:before="0" w:after="0"/>
                  <w:ind w:left="720" w:hanging="360"/>
                  <w:jc w:val="both"/>
                </w:pPr>
              </w:pPrChange>
            </w:pPr>
            <w:ins w:id="704" w:author="Evrim Guler" w:date="2021-04-19T02:56:00Z">
              <w:del w:id="705" w:author="Mehmet Oğuz Ekşi" w:date="2021-04-21T17:28:00Z">
                <w:r w:rsidRPr="009E6E1A" w:rsidDel="009E6E1A">
                  <w:rPr>
                    <w:sz w:val="20"/>
                    <w:szCs w:val="20"/>
                  </w:rPr>
                  <w:delText>?????????</w:delText>
                </w:r>
              </w:del>
            </w:ins>
          </w:p>
          <w:p w14:paraId="6935FE92" w14:textId="20010F00" w:rsidR="000C7F14" w:rsidRPr="00D92CEA" w:rsidRDefault="00D92CEA">
            <w:pPr>
              <w:pStyle w:val="WW-NormalWeb1"/>
              <w:widowControl w:val="0"/>
              <w:spacing w:before="0" w:after="0"/>
              <w:jc w:val="both"/>
              <w:rPr>
                <w:color w:val="FF0000"/>
                <w:sz w:val="20"/>
                <w:szCs w:val="20"/>
              </w:rPr>
            </w:pPr>
            <w:r w:rsidRPr="00D92CEA">
              <w:rPr>
                <w:color w:val="FF0000"/>
                <w:sz w:val="20"/>
                <w:szCs w:val="20"/>
                <w:lang w:val="en-US"/>
              </w:rPr>
              <w:t>//Veri tutumlari</w:t>
            </w:r>
            <w:r w:rsidRPr="00D92CEA">
              <w:rPr>
                <w:color w:val="FF0000"/>
                <w:sz w:val="20"/>
                <w:szCs w:val="20"/>
              </w:rPr>
              <w:t xml:space="preserve"> , tutulan verilerle hedeflenenler</w:t>
            </w:r>
          </w:p>
          <w:p w14:paraId="6E384555" w14:textId="482BE075" w:rsidR="005A3DF3" w:rsidDel="008F7A1B" w:rsidRDefault="008F7A1B">
            <w:pPr>
              <w:pStyle w:val="WW-NormalWeb1"/>
              <w:widowControl w:val="0"/>
              <w:spacing w:before="0" w:after="0"/>
              <w:jc w:val="both"/>
              <w:rPr>
                <w:del w:id="706" w:author="Mehmet Oğuz Ekşi" w:date="2021-04-21T17:38:00Z"/>
                <w:sz w:val="20"/>
                <w:szCs w:val="20"/>
              </w:rPr>
            </w:pPr>
            <w:ins w:id="707" w:author="Mehmet Oğuz Ekşi" w:date="2021-04-21T17:38:00Z">
              <w:r>
                <w:rPr>
                  <w:sz w:val="20"/>
                  <w:szCs w:val="20"/>
                </w:rPr>
                <w:t xml:space="preserve">   </w:t>
              </w:r>
            </w:ins>
            <w:r w:rsidR="00840C95">
              <w:rPr>
                <w:sz w:val="20"/>
                <w:szCs w:val="20"/>
              </w:rPr>
              <w:t>Öğrenim sürecinde fizik motoru kişinin önemli olan her ilerleyişini veya hareketini kayıt altına tutacak.Vermiş olduğu kararlar ve seçenekler ayrı ayrı detaylı bir şekilde tutulacak ve bunlar istatistik ile bağdaştırarak normalinden daha çok detaylı sonuçlar alınmış olunacak.</w:t>
            </w:r>
            <w:del w:id="708" w:author="Mehmet Oğuz Ekşi" w:date="2021-04-21T17:29:00Z">
              <w:r w:rsidR="00840C95" w:rsidDel="00BB693E">
                <w:rPr>
                  <w:sz w:val="20"/>
                  <w:szCs w:val="20"/>
                </w:rPr>
                <w:delText>Bu işlemlerin hepsi fizik motorunun sağlamış olduğu matematiksel hesaplama kabiliyetiyle hızlı bir şekilde yapılabilecek.İstatistiklerin oyun içerisinde etkileri olacak, belli oynanabilirlik sağlayan matematiksel algoritmalar bu istatistiklere göre çalışacak.Bundan hariç istatistiksel sonuçlar projenin başarısını ve verimliliğini hızlıca anlık analiz etmemizi sağlabilecek.Analizlerin hızlı bir şekilde yapılabilmesi sayesinde gerektiği zaman anlık veya hızlıca projeye müdahale edebilecek bu sayede oluşabilecek hatalar hızlıca çözülebilecek veya kaldırılabilecektir.</w:delText>
              </w:r>
            </w:del>
          </w:p>
          <w:p w14:paraId="50FC4266" w14:textId="2FE3FDAB" w:rsidR="00D92CEA" w:rsidRDefault="00D92CEA">
            <w:pPr>
              <w:pStyle w:val="WW-NormalWeb1"/>
              <w:widowControl w:val="0"/>
              <w:spacing w:before="0" w:after="0"/>
              <w:jc w:val="both"/>
              <w:rPr>
                <w:sz w:val="20"/>
                <w:szCs w:val="20"/>
              </w:rPr>
            </w:pPr>
          </w:p>
          <w:p w14:paraId="58874BF5" w14:textId="5933CBCC" w:rsidR="00D92CEA" w:rsidRPr="00D92CEA" w:rsidRDefault="00D92CEA">
            <w:pPr>
              <w:pStyle w:val="WW-NormalWeb1"/>
              <w:widowControl w:val="0"/>
              <w:spacing w:before="0" w:after="0"/>
              <w:jc w:val="both"/>
              <w:rPr>
                <w:color w:val="FF0000"/>
                <w:sz w:val="20"/>
                <w:szCs w:val="20"/>
              </w:rPr>
            </w:pPr>
            <w:r w:rsidRPr="00D92CEA">
              <w:rPr>
                <w:color w:val="FF0000"/>
                <w:sz w:val="20"/>
                <w:szCs w:val="20"/>
                <w:lang w:val="en-US"/>
              </w:rPr>
              <w:t>//</w:t>
            </w:r>
            <w:r w:rsidRPr="00D92CEA">
              <w:rPr>
                <w:color w:val="FF0000"/>
                <w:sz w:val="20"/>
                <w:szCs w:val="20"/>
              </w:rPr>
              <w:t>Proje bitiminden sonra geliştirilebilirliğe açık olması ve bitiminden sonraki gelen verilerle geliştirilebilirlik</w:t>
            </w:r>
          </w:p>
          <w:p w14:paraId="2CE017C0" w14:textId="0CD1EEA3" w:rsidR="00D92CEA" w:rsidRDefault="008F7A1B">
            <w:pPr>
              <w:pStyle w:val="WW-NormalWeb1"/>
              <w:widowControl w:val="0"/>
              <w:spacing w:before="0" w:after="0"/>
              <w:jc w:val="both"/>
              <w:rPr>
                <w:sz w:val="20"/>
                <w:szCs w:val="20"/>
              </w:rPr>
            </w:pPr>
            <w:ins w:id="709" w:author="Mehmet Oğuz Ekşi" w:date="2021-04-21T17:38:00Z">
              <w:r>
                <w:rPr>
                  <w:sz w:val="20"/>
                  <w:szCs w:val="20"/>
                </w:rPr>
                <w:t xml:space="preserve">   </w:t>
              </w:r>
            </w:ins>
            <w:r w:rsidR="00D92CEA">
              <w:rPr>
                <w:sz w:val="20"/>
                <w:szCs w:val="20"/>
              </w:rPr>
              <w:t>Projenin temel geliştirilme aşamasını bitiminde, gerekli testler ile sonuçlarda alındıktan sonra, projenin genel amacında insanlara dijital ortamda sunulacaktır.Proje geliştirilmeye açık ve geliştirilmesi kolay hızlı bir şekilde dökümente edilecektir.Geliştirilmeye açık olması sonucunda, yayımlandıktan sonraki gelen verilerle beraber proje üzerinde geliştirilmer yapılabilecektir.Projenin geliştirilebilirliğinin açık ve verimli olması projenin risk yönetimini daha başarılı yapmasını hedefliyoruz.Sadece risk yönetimi değil</w:t>
            </w:r>
            <w:ins w:id="710" w:author="Mehmet Oğuz Ekşi" w:date="2021-04-21T17:37:00Z">
              <w:r w:rsidR="00F507B2">
                <w:rPr>
                  <w:sz w:val="20"/>
                  <w:szCs w:val="20"/>
                </w:rPr>
                <w:t xml:space="preserve">, </w:t>
              </w:r>
            </w:ins>
            <w:del w:id="711" w:author="Mehmet Oğuz Ekşi" w:date="2021-04-21T17:37:00Z">
              <w:r w:rsidR="00D92CEA" w:rsidDel="00F507B2">
                <w:rPr>
                  <w:sz w:val="20"/>
                  <w:szCs w:val="20"/>
                </w:rPr>
                <w:delText xml:space="preserve"> </w:delText>
              </w:r>
              <w:r w:rsidR="00D92CEA" w:rsidRPr="00247B77" w:rsidDel="00F507B2">
                <w:rPr>
                  <w:sz w:val="20"/>
                  <w:szCs w:val="20"/>
                  <w:highlight w:val="yellow"/>
                  <w:rPrChange w:id="712" w:author="Evrim Guler" w:date="2021-04-19T03:04:00Z">
                    <w:rPr>
                      <w:sz w:val="20"/>
                      <w:szCs w:val="20"/>
                    </w:rPr>
                  </w:rPrChange>
                </w:rPr>
                <w:delText>ayrıyetten</w:delText>
              </w:r>
              <w:r w:rsidR="00D92CEA" w:rsidDel="00F507B2">
                <w:rPr>
                  <w:sz w:val="20"/>
                  <w:szCs w:val="20"/>
                </w:rPr>
                <w:delText xml:space="preserve"> </w:delText>
              </w:r>
            </w:del>
            <w:r w:rsidR="00D92CEA">
              <w:rPr>
                <w:sz w:val="20"/>
                <w:szCs w:val="20"/>
              </w:rPr>
              <w:t>projenin öğrenim hedefine verimli bir şekilde ulaşmasını temenni ediyoruz.</w:t>
            </w:r>
          </w:p>
          <w:p w14:paraId="4D54DF14" w14:textId="77777777" w:rsidR="00D92CEA" w:rsidRPr="009F6BA7" w:rsidRDefault="00D92CEA">
            <w:pPr>
              <w:pStyle w:val="WW-NormalWeb1"/>
              <w:widowControl w:val="0"/>
              <w:spacing w:before="0" w:after="0"/>
              <w:jc w:val="both"/>
              <w:rPr>
                <w:b/>
                <w:bCs/>
                <w:sz w:val="22"/>
                <w:szCs w:val="22"/>
                <w:rPrChange w:id="713" w:author="Mehmet Oğuz Ekşi" w:date="2021-04-26T18:16:00Z">
                  <w:rPr>
                    <w:sz w:val="20"/>
                    <w:szCs w:val="20"/>
                  </w:rPr>
                </w:rPrChange>
              </w:rPr>
            </w:pPr>
            <w:r w:rsidRPr="009F6BA7">
              <w:rPr>
                <w:b/>
                <w:bCs/>
                <w:sz w:val="22"/>
                <w:szCs w:val="22"/>
                <w:rPrChange w:id="714" w:author="Mehmet Oğuz Ekşi" w:date="2021-04-26T18:16:00Z">
                  <w:rPr>
                    <w:sz w:val="20"/>
                    <w:szCs w:val="20"/>
                  </w:rPr>
                </w:rPrChange>
              </w:rPr>
              <w:t>Projenin bitiminden sonra geliştirilmesi için düşünülen döngü:</w:t>
            </w:r>
          </w:p>
          <w:p w14:paraId="4FC5EF0B" w14:textId="39B739A9" w:rsidR="00D92CEA" w:rsidRDefault="00D92CEA" w:rsidP="00D92CEA">
            <w:pPr>
              <w:pStyle w:val="WW-NormalWeb1"/>
              <w:widowControl w:val="0"/>
              <w:numPr>
                <w:ilvl w:val="0"/>
                <w:numId w:val="23"/>
              </w:numPr>
              <w:spacing w:before="0" w:after="0"/>
              <w:jc w:val="both"/>
              <w:rPr>
                <w:sz w:val="20"/>
                <w:szCs w:val="20"/>
              </w:rPr>
            </w:pPr>
            <w:r>
              <w:rPr>
                <w:sz w:val="20"/>
                <w:szCs w:val="20"/>
              </w:rPr>
              <w:t>Yayımlanan projelerden istatistik verileri alınacak ve bunlar bir sunucuda tutulacak.</w:t>
            </w:r>
            <w:r w:rsidR="000B0811">
              <w:rPr>
                <w:sz w:val="20"/>
                <w:szCs w:val="20"/>
              </w:rPr>
              <w:t>Bu veriler projenin versiyonuna göre tutulacak.</w:t>
            </w:r>
          </w:p>
          <w:p w14:paraId="2616B404" w14:textId="03FD712B" w:rsidR="00D92CEA" w:rsidRDefault="000B0811" w:rsidP="00D92CEA">
            <w:pPr>
              <w:pStyle w:val="WW-NormalWeb1"/>
              <w:widowControl w:val="0"/>
              <w:numPr>
                <w:ilvl w:val="0"/>
                <w:numId w:val="23"/>
              </w:numPr>
              <w:spacing w:before="0" w:after="0"/>
              <w:jc w:val="both"/>
              <w:rPr>
                <w:sz w:val="20"/>
                <w:szCs w:val="20"/>
              </w:rPr>
            </w:pPr>
            <w:r>
              <w:rPr>
                <w:sz w:val="20"/>
                <w:szCs w:val="20"/>
              </w:rPr>
              <w:t>S</w:t>
            </w:r>
            <w:r w:rsidR="00D92CEA">
              <w:rPr>
                <w:sz w:val="20"/>
                <w:szCs w:val="20"/>
              </w:rPr>
              <w:t xml:space="preserve">unucuda biriken bilgiler alınacak ve belli bölümlerde grafiklere </w:t>
            </w:r>
            <w:r w:rsidR="00AA79AE">
              <w:rPr>
                <w:sz w:val="20"/>
                <w:szCs w:val="20"/>
              </w:rPr>
              <w:t>veya gereken başarı istatistik düzenlere uyarlanacak</w:t>
            </w:r>
            <w:r w:rsidR="00D92CEA">
              <w:rPr>
                <w:sz w:val="20"/>
                <w:szCs w:val="20"/>
              </w:rPr>
              <w:t>.</w:t>
            </w:r>
          </w:p>
          <w:p w14:paraId="52484B04" w14:textId="77777777" w:rsidR="00D92CEA" w:rsidRDefault="00D92CEA" w:rsidP="00D92CEA">
            <w:pPr>
              <w:pStyle w:val="WW-NormalWeb1"/>
              <w:widowControl w:val="0"/>
              <w:numPr>
                <w:ilvl w:val="0"/>
                <w:numId w:val="23"/>
              </w:numPr>
              <w:spacing w:before="0" w:after="0"/>
              <w:jc w:val="both"/>
              <w:rPr>
                <w:sz w:val="20"/>
                <w:szCs w:val="20"/>
              </w:rPr>
            </w:pPr>
            <w:r>
              <w:rPr>
                <w:sz w:val="20"/>
                <w:szCs w:val="20"/>
              </w:rPr>
              <w:t xml:space="preserve">Sunucudan alınan bilgi sonrası yeni zaman dilimi için sayfa açılacak,zamana göre veriler tutulacak.Örneğin: Haftalık,aylık , yarı yıllık ,yıllık veri birikimleri. </w:t>
            </w:r>
          </w:p>
          <w:p w14:paraId="6BCA975C" w14:textId="77777777" w:rsidR="00D92CEA" w:rsidRDefault="00DF0F91" w:rsidP="00D92CEA">
            <w:pPr>
              <w:pStyle w:val="WW-NormalWeb1"/>
              <w:widowControl w:val="0"/>
              <w:numPr>
                <w:ilvl w:val="0"/>
                <w:numId w:val="23"/>
              </w:numPr>
              <w:spacing w:before="0" w:after="0"/>
              <w:jc w:val="both"/>
              <w:rPr>
                <w:sz w:val="20"/>
                <w:szCs w:val="20"/>
              </w:rPr>
            </w:pPr>
            <w:r>
              <w:rPr>
                <w:sz w:val="20"/>
                <w:szCs w:val="20"/>
              </w:rPr>
              <w:t>Grafikler incelenecek, veri yoğunluğuna göre veri yoğunluğu fazla olan bölümler için algoritmalar oluşturulacak ve bilgisayar tarafından inceletilecek.</w:t>
            </w:r>
          </w:p>
          <w:p w14:paraId="1CC4926D" w14:textId="77777777" w:rsidR="00DF0F91" w:rsidRDefault="00DF0F91" w:rsidP="00D92CEA">
            <w:pPr>
              <w:pStyle w:val="WW-NormalWeb1"/>
              <w:widowControl w:val="0"/>
              <w:numPr>
                <w:ilvl w:val="0"/>
                <w:numId w:val="23"/>
              </w:numPr>
              <w:spacing w:before="0" w:after="0"/>
              <w:jc w:val="both"/>
              <w:rPr>
                <w:sz w:val="20"/>
                <w:szCs w:val="20"/>
              </w:rPr>
            </w:pPr>
            <w:r>
              <w:rPr>
                <w:sz w:val="20"/>
                <w:szCs w:val="20"/>
              </w:rPr>
              <w:t>Elde edilen tüm başarı veya başarısızlıklar incelenecek, proje üzerindeki değiştirilecek bölümler belirlenecek.</w:t>
            </w:r>
          </w:p>
          <w:p w14:paraId="2C4F1FAB" w14:textId="77777777" w:rsidR="00DF0F91" w:rsidRDefault="00DF0F91" w:rsidP="00D92CEA">
            <w:pPr>
              <w:pStyle w:val="WW-NormalWeb1"/>
              <w:widowControl w:val="0"/>
              <w:numPr>
                <w:ilvl w:val="0"/>
                <w:numId w:val="23"/>
              </w:numPr>
              <w:spacing w:before="0" w:after="0"/>
              <w:jc w:val="both"/>
              <w:rPr>
                <w:sz w:val="20"/>
                <w:szCs w:val="20"/>
              </w:rPr>
            </w:pPr>
            <w:r>
              <w:rPr>
                <w:sz w:val="20"/>
                <w:szCs w:val="20"/>
              </w:rPr>
              <w:t>Değiştirilecek bölümler için yedekler alınacak, yedekler alındıktan sonra daha önce o bölümde değişiklikler kontrol edilecek, verimlilikler kıyaslanacak.</w:t>
            </w:r>
          </w:p>
          <w:p w14:paraId="7AEB742C" w14:textId="77777777" w:rsidR="00DF0F91" w:rsidRDefault="00DF0F91" w:rsidP="00D92CEA">
            <w:pPr>
              <w:pStyle w:val="WW-NormalWeb1"/>
              <w:widowControl w:val="0"/>
              <w:numPr>
                <w:ilvl w:val="0"/>
                <w:numId w:val="23"/>
              </w:numPr>
              <w:spacing w:before="0" w:after="0"/>
              <w:jc w:val="both"/>
              <w:rPr>
                <w:sz w:val="20"/>
                <w:szCs w:val="20"/>
              </w:rPr>
            </w:pPr>
            <w:r>
              <w:rPr>
                <w:sz w:val="20"/>
                <w:szCs w:val="20"/>
              </w:rPr>
              <w:t>Bölümde değişikliğe kesin karar verilecek.Bölüm değişikliği yapılacak.</w:t>
            </w:r>
          </w:p>
          <w:p w14:paraId="24B0ED44" w14:textId="77777777" w:rsidR="00DF0F91" w:rsidRDefault="00DF0F91" w:rsidP="00D92CEA">
            <w:pPr>
              <w:pStyle w:val="WW-NormalWeb1"/>
              <w:widowControl w:val="0"/>
              <w:numPr>
                <w:ilvl w:val="0"/>
                <w:numId w:val="23"/>
              </w:numPr>
              <w:spacing w:before="0" w:after="0"/>
              <w:jc w:val="both"/>
              <w:rPr>
                <w:sz w:val="20"/>
                <w:szCs w:val="20"/>
              </w:rPr>
            </w:pPr>
            <w:r>
              <w:rPr>
                <w:sz w:val="20"/>
                <w:szCs w:val="20"/>
              </w:rPr>
              <w:t>Yapılan değiştirmeler sonucu yayımlanan proje güncellenecek.</w:t>
            </w:r>
          </w:p>
          <w:p w14:paraId="1E89210D" w14:textId="77777777" w:rsidR="00E63C4E" w:rsidRDefault="00E63C4E" w:rsidP="00E63C4E">
            <w:pPr>
              <w:pStyle w:val="WW-NormalWeb1"/>
              <w:widowControl w:val="0"/>
              <w:spacing w:before="0" w:after="0"/>
              <w:jc w:val="both"/>
              <w:rPr>
                <w:sz w:val="20"/>
                <w:szCs w:val="20"/>
              </w:rPr>
            </w:pPr>
          </w:p>
          <w:p w14:paraId="73491F3B" w14:textId="77777777" w:rsidR="00E63C4E" w:rsidRDefault="00E63C4E" w:rsidP="00E63C4E">
            <w:pPr>
              <w:pStyle w:val="WW-NormalWeb1"/>
              <w:widowControl w:val="0"/>
              <w:spacing w:before="0" w:after="0"/>
              <w:jc w:val="both"/>
              <w:rPr>
                <w:sz w:val="20"/>
                <w:szCs w:val="20"/>
              </w:rPr>
            </w:pPr>
          </w:p>
          <w:p w14:paraId="0C772F95" w14:textId="0DC5AB4B" w:rsidR="00E63C4E" w:rsidRPr="00D92CEA" w:rsidRDefault="00E63C4E" w:rsidP="00E63C4E">
            <w:pPr>
              <w:pStyle w:val="WW-NormalWeb1"/>
              <w:widowControl w:val="0"/>
              <w:spacing w:before="0" w:after="0"/>
              <w:jc w:val="both"/>
              <w:rPr>
                <w:sz w:val="20"/>
                <w:szCs w:val="20"/>
              </w:rPr>
            </w:pPr>
          </w:p>
        </w:tc>
      </w:tr>
    </w:tbl>
    <w:p w14:paraId="04AA993A" w14:textId="3A985948" w:rsidR="00403BAD" w:rsidRDefault="00403BAD">
      <w:pPr>
        <w:pStyle w:val="WW-NormalWeb1"/>
        <w:spacing w:before="0" w:after="0"/>
        <w:rPr>
          <w:ins w:id="715" w:author="Mehmet Oğuz Ekşi" w:date="2021-04-21T20:07:00Z"/>
          <w:rFonts w:ascii="Arial" w:hAnsi="Arial" w:cs="Arial"/>
          <w:color w:val="000000"/>
          <w:sz w:val="18"/>
          <w:szCs w:val="18"/>
        </w:rPr>
      </w:pPr>
    </w:p>
    <w:p w14:paraId="01A5FC72" w14:textId="57D25A5C" w:rsidR="00067AC2" w:rsidRDefault="00067AC2">
      <w:pPr>
        <w:pStyle w:val="WW-NormalWeb1"/>
        <w:spacing w:before="0" w:after="0"/>
        <w:rPr>
          <w:ins w:id="716" w:author="Mehmet Oğuz Ekşi" w:date="2021-04-21T20:07:00Z"/>
          <w:rFonts w:ascii="Arial" w:hAnsi="Arial" w:cs="Arial"/>
          <w:color w:val="000000"/>
          <w:sz w:val="18"/>
          <w:szCs w:val="18"/>
        </w:rPr>
      </w:pPr>
    </w:p>
    <w:p w14:paraId="3BE15710" w14:textId="4ED5C55F" w:rsidR="00067AC2" w:rsidRDefault="00067AC2">
      <w:pPr>
        <w:pStyle w:val="WW-NormalWeb1"/>
        <w:spacing w:before="0" w:after="0"/>
        <w:rPr>
          <w:ins w:id="717" w:author="Mehmet Oğuz Ekşi" w:date="2021-04-21T20:07:00Z"/>
          <w:rFonts w:ascii="Arial" w:hAnsi="Arial" w:cs="Arial"/>
          <w:color w:val="000000"/>
          <w:sz w:val="18"/>
          <w:szCs w:val="18"/>
        </w:rPr>
      </w:pPr>
    </w:p>
    <w:p w14:paraId="7A01AF11" w14:textId="2DA60C0C" w:rsidR="00067AC2" w:rsidRDefault="00067AC2">
      <w:pPr>
        <w:pStyle w:val="WW-NormalWeb1"/>
        <w:spacing w:before="0" w:after="0"/>
        <w:rPr>
          <w:ins w:id="718" w:author="Mehmet Oğuz Ekşi" w:date="2021-04-21T20:07:00Z"/>
          <w:rFonts w:ascii="Arial" w:hAnsi="Arial" w:cs="Arial"/>
          <w:color w:val="000000"/>
          <w:sz w:val="18"/>
          <w:szCs w:val="18"/>
        </w:rPr>
      </w:pPr>
    </w:p>
    <w:p w14:paraId="5628FF5A" w14:textId="7DD8F51C" w:rsidR="00067AC2" w:rsidRDefault="00067AC2">
      <w:pPr>
        <w:pStyle w:val="WW-NormalWeb1"/>
        <w:spacing w:before="0" w:after="0"/>
        <w:rPr>
          <w:ins w:id="719" w:author="Mehmet Oğuz Ekşi" w:date="2021-04-21T20:07:00Z"/>
          <w:rFonts w:ascii="Arial" w:hAnsi="Arial" w:cs="Arial"/>
          <w:color w:val="000000"/>
          <w:sz w:val="18"/>
          <w:szCs w:val="18"/>
        </w:rPr>
      </w:pPr>
    </w:p>
    <w:p w14:paraId="07403613" w14:textId="456736F7" w:rsidR="00067AC2" w:rsidRDefault="00067AC2">
      <w:pPr>
        <w:pStyle w:val="WW-NormalWeb1"/>
        <w:spacing w:before="0" w:after="0"/>
        <w:rPr>
          <w:ins w:id="720" w:author="Mehmet Oğuz Ekşi" w:date="2021-04-21T20:07:00Z"/>
          <w:rFonts w:ascii="Arial" w:hAnsi="Arial" w:cs="Arial"/>
          <w:color w:val="000000"/>
          <w:sz w:val="18"/>
          <w:szCs w:val="18"/>
        </w:rPr>
      </w:pPr>
    </w:p>
    <w:p w14:paraId="23B4872F" w14:textId="5FB2EDAA" w:rsidR="00067AC2" w:rsidRDefault="00067AC2">
      <w:pPr>
        <w:pStyle w:val="WW-NormalWeb1"/>
        <w:spacing w:before="0" w:after="0"/>
        <w:rPr>
          <w:ins w:id="721" w:author="Mehmet Oğuz Ekşi" w:date="2021-04-21T20:07:00Z"/>
          <w:rFonts w:ascii="Arial" w:hAnsi="Arial" w:cs="Arial"/>
          <w:color w:val="000000"/>
          <w:sz w:val="18"/>
          <w:szCs w:val="18"/>
        </w:rPr>
      </w:pPr>
    </w:p>
    <w:p w14:paraId="6E54798F" w14:textId="39C844E2" w:rsidR="00067AC2" w:rsidRDefault="00067AC2">
      <w:pPr>
        <w:pStyle w:val="WW-NormalWeb1"/>
        <w:spacing w:before="0" w:after="0"/>
        <w:rPr>
          <w:ins w:id="722" w:author="Mehmet Oğuz Ekşi" w:date="2021-04-21T20:07:00Z"/>
          <w:rFonts w:ascii="Arial" w:hAnsi="Arial" w:cs="Arial"/>
          <w:color w:val="000000"/>
          <w:sz w:val="18"/>
          <w:szCs w:val="18"/>
        </w:rPr>
      </w:pPr>
    </w:p>
    <w:p w14:paraId="53075529" w14:textId="5B5AF589" w:rsidR="00067AC2" w:rsidRDefault="00067AC2">
      <w:pPr>
        <w:pStyle w:val="WW-NormalWeb1"/>
        <w:spacing w:before="0" w:after="0"/>
        <w:rPr>
          <w:ins w:id="723" w:author="Mehmet Oğuz Ekşi" w:date="2021-04-21T20:07:00Z"/>
          <w:rFonts w:ascii="Arial" w:hAnsi="Arial" w:cs="Arial"/>
          <w:color w:val="000000"/>
          <w:sz w:val="18"/>
          <w:szCs w:val="18"/>
        </w:rPr>
      </w:pPr>
    </w:p>
    <w:p w14:paraId="46D133D3" w14:textId="77777777" w:rsidR="00067AC2" w:rsidRDefault="00067AC2">
      <w:pPr>
        <w:pStyle w:val="WW-NormalWeb1"/>
        <w:spacing w:before="0" w:after="0"/>
        <w:rPr>
          <w:rFonts w:ascii="Arial" w:hAnsi="Arial" w:cs="Arial"/>
          <w:color w:val="000000"/>
          <w:sz w:val="18"/>
          <w:szCs w:val="18"/>
        </w:rPr>
      </w:pPr>
    </w:p>
    <w:p w14:paraId="22C15886" w14:textId="77777777" w:rsidR="000F4B2A" w:rsidRDefault="00C91494">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6E6DD236" w14:textId="77777777" w:rsidR="000F4B2A" w:rsidRDefault="000F4B2A">
      <w:pPr>
        <w:pStyle w:val="WW-NormalWeb1"/>
        <w:spacing w:before="0" w:after="0"/>
        <w:ind w:left="142"/>
        <w:jc w:val="both"/>
        <w:rPr>
          <w:rFonts w:ascii="Arial" w:hAnsi="Arial" w:cs="Arial"/>
          <w:sz w:val="18"/>
          <w:szCs w:val="18"/>
        </w:rPr>
      </w:pPr>
    </w:p>
    <w:p w14:paraId="0626510A" w14:textId="77777777" w:rsidR="000F4B2A" w:rsidRDefault="00C91494">
      <w:pPr>
        <w:pStyle w:val="RenkliListe-Vurgu11"/>
        <w:spacing w:after="0" w:line="240" w:lineRule="auto"/>
        <w:ind w:left="0"/>
        <w:jc w:val="both"/>
        <w:rPr>
          <w:rFonts w:ascii="Arial" w:hAnsi="Arial" w:cs="Arial"/>
          <w:color w:val="000000"/>
          <w:sz w:val="18"/>
          <w:szCs w:val="24"/>
          <w:lang w:val="tr-TR"/>
        </w:rPr>
      </w:pPr>
      <w:r>
        <w:rPr>
          <w:rFonts w:ascii="Arial" w:hAnsi="Arial" w:cs="Arial"/>
          <w:color w:val="000000"/>
          <w:sz w:val="18"/>
          <w:szCs w:val="24"/>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06FFA402" w14:textId="77777777" w:rsidR="000F4B2A" w:rsidRDefault="000F4B2A">
      <w:pPr>
        <w:ind w:left="142"/>
        <w:jc w:val="both"/>
        <w:rPr>
          <w:rFonts w:ascii="Arial" w:hAnsi="Arial" w:cs="Arial"/>
          <w:color w:val="000000"/>
          <w:sz w:val="18"/>
          <w:szCs w:val="24"/>
        </w:rPr>
      </w:pPr>
    </w:p>
    <w:p w14:paraId="18439D1F" w14:textId="77777777" w:rsidR="000F4B2A" w:rsidRDefault="00C91494">
      <w:pPr>
        <w:jc w:val="both"/>
        <w:rPr>
          <w:rFonts w:ascii="Arial" w:hAnsi="Arial" w:cs="Arial"/>
          <w:color w:val="000000"/>
          <w:sz w:val="18"/>
          <w:szCs w:val="24"/>
        </w:rPr>
      </w:pPr>
      <w:r>
        <w:rPr>
          <w:rFonts w:ascii="Arial" w:hAnsi="Arial" w:cs="Arial"/>
          <w:color w:val="000000"/>
          <w:sz w:val="18"/>
          <w:szCs w:val="24"/>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74EF712B" w14:textId="77777777" w:rsidR="000F4B2A" w:rsidRDefault="000F4B2A">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0F4B2A" w14:paraId="3A9D08BF"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08B34ADA" w14:textId="3A9059E0" w:rsidR="00740B08" w:rsidDel="00FA20F0" w:rsidRDefault="000C7F14">
            <w:pPr>
              <w:pStyle w:val="WW-NormalWeb1"/>
              <w:widowControl w:val="0"/>
              <w:numPr>
                <w:ilvl w:val="0"/>
                <w:numId w:val="28"/>
              </w:numPr>
              <w:spacing w:before="0" w:after="0"/>
              <w:jc w:val="both"/>
              <w:rPr>
                <w:del w:id="724" w:author="Mehmet Oğuz Ekşi" w:date="2021-04-21T17:37:00Z"/>
                <w:rFonts w:ascii="Arial" w:hAnsi="Arial" w:cs="Arial"/>
                <w:color w:val="FF0000"/>
                <w:sz w:val="18"/>
                <w:szCs w:val="18"/>
              </w:rPr>
              <w:pPrChange w:id="725" w:author="Mehmet Oğuz Ekşi" w:date="2021-05-25T17:52:00Z">
                <w:pPr>
                  <w:pStyle w:val="WW-NormalWeb1"/>
                  <w:widowControl w:val="0"/>
                  <w:spacing w:before="0" w:after="0"/>
                  <w:jc w:val="both"/>
                </w:pPr>
              </w:pPrChange>
            </w:pPr>
            <w:del w:id="726" w:author="Mehmet Oğuz Ekşi" w:date="2021-04-21T17:37:00Z">
              <w:r w:rsidRPr="000C7F14" w:rsidDel="00FA20F0">
                <w:rPr>
                  <w:rFonts w:ascii="Arial" w:hAnsi="Arial" w:cs="Arial"/>
                  <w:color w:val="FF0000"/>
                  <w:sz w:val="18"/>
                  <w:szCs w:val="18"/>
                  <w:lang w:val="en-US"/>
                </w:rPr>
                <w:delText>//</w:delText>
              </w:r>
              <w:r w:rsidRPr="000C7F14" w:rsidDel="00FA20F0">
                <w:rPr>
                  <w:rFonts w:ascii="Arial" w:hAnsi="Arial" w:cs="Arial"/>
                  <w:color w:val="FF0000"/>
                  <w:sz w:val="18"/>
                  <w:szCs w:val="18"/>
                </w:rPr>
                <w:delText>Yaptık oldu bitti gitti</w:delText>
              </w:r>
            </w:del>
          </w:p>
          <w:p w14:paraId="1DB24708" w14:textId="6BDE200E" w:rsidR="00740B08" w:rsidDel="000443F4" w:rsidRDefault="00740B08" w:rsidP="00740B08">
            <w:pPr>
              <w:pStyle w:val="WW-NormalWeb1"/>
              <w:widowControl w:val="0"/>
              <w:spacing w:before="0" w:after="0"/>
              <w:jc w:val="both"/>
              <w:rPr>
                <w:del w:id="727" w:author="Mehmet Oğuz Ekşi" w:date="2021-04-21T17:43:00Z"/>
                <w:rFonts w:ascii="Arial" w:hAnsi="Arial" w:cs="Arial"/>
                <w:color w:val="FF0000"/>
                <w:sz w:val="18"/>
                <w:szCs w:val="18"/>
                <w:lang w:val="en-US"/>
              </w:rPr>
            </w:pPr>
            <w:del w:id="728" w:author="Mehmet Oğuz Ekşi" w:date="2021-04-21T17:43:00Z">
              <w:r w:rsidDel="000443F4">
                <w:rPr>
                  <w:rFonts w:ascii="Arial" w:hAnsi="Arial" w:cs="Arial"/>
                  <w:color w:val="FF0000"/>
                  <w:sz w:val="18"/>
                  <w:szCs w:val="18"/>
                  <w:lang w:val="en-US"/>
                </w:rPr>
                <w:delText>//Proje yapımın hazırlanması</w:delText>
              </w:r>
            </w:del>
          </w:p>
          <w:p w14:paraId="55A22F5A" w14:textId="65C2B16F" w:rsidR="00740B08" w:rsidDel="000443F4" w:rsidRDefault="00740B08" w:rsidP="00740B08">
            <w:pPr>
              <w:pStyle w:val="WW-NormalWeb1"/>
              <w:widowControl w:val="0"/>
              <w:spacing w:before="0" w:after="0"/>
              <w:jc w:val="both"/>
              <w:rPr>
                <w:del w:id="729" w:author="Mehmet Oğuz Ekşi" w:date="2021-04-21T17:43:00Z"/>
                <w:rFonts w:ascii="Arial" w:hAnsi="Arial" w:cs="Arial"/>
                <w:color w:val="FF0000"/>
                <w:sz w:val="18"/>
                <w:szCs w:val="18"/>
                <w:lang w:val="en-US"/>
              </w:rPr>
            </w:pPr>
            <w:del w:id="730" w:author="Mehmet Oğuz Ekşi" w:date="2021-04-21T17:43:00Z">
              <w:r w:rsidDel="000443F4">
                <w:rPr>
                  <w:rFonts w:ascii="Arial" w:hAnsi="Arial" w:cs="Arial"/>
                  <w:color w:val="FF0000"/>
                  <w:sz w:val="18"/>
                  <w:szCs w:val="18"/>
                  <w:lang w:val="en-US"/>
                </w:rPr>
                <w:delText>//</w:delText>
              </w:r>
              <w:r w:rsidR="002B197C" w:rsidDel="000443F4">
                <w:rPr>
                  <w:rFonts w:ascii="Arial" w:hAnsi="Arial" w:cs="Arial"/>
                  <w:color w:val="FF0000"/>
                  <w:sz w:val="18"/>
                  <w:szCs w:val="18"/>
                  <w:lang w:val="en-US"/>
                </w:rPr>
                <w:delText>Öğrenim sağlanacak konunun projeye uyarlanması ve hazır tutulması?</w:delText>
              </w:r>
            </w:del>
          </w:p>
          <w:p w14:paraId="54F2BE7A" w14:textId="6737B2BF" w:rsidR="00740B08" w:rsidRPr="00740B08" w:rsidDel="000443F4" w:rsidRDefault="00740B08" w:rsidP="00740B08">
            <w:pPr>
              <w:pStyle w:val="WW-NormalWeb1"/>
              <w:widowControl w:val="0"/>
              <w:spacing w:before="0" w:after="0"/>
              <w:jc w:val="both"/>
              <w:rPr>
                <w:del w:id="731" w:author="Mehmet Oğuz Ekşi" w:date="2021-04-21T17:43:00Z"/>
                <w:rFonts w:ascii="Arial" w:hAnsi="Arial" w:cs="Arial"/>
                <w:color w:val="FF0000"/>
                <w:sz w:val="18"/>
                <w:szCs w:val="18"/>
              </w:rPr>
            </w:pPr>
            <w:del w:id="732" w:author="Mehmet Oğuz Ekşi" w:date="2021-04-21T17:43:00Z">
              <w:r w:rsidDel="000443F4">
                <w:rPr>
                  <w:rFonts w:ascii="Arial" w:hAnsi="Arial" w:cs="Arial"/>
                  <w:color w:val="FF0000"/>
                  <w:sz w:val="18"/>
                  <w:szCs w:val="18"/>
                </w:rPr>
                <w:delText>/</w:delText>
              </w:r>
              <w:r w:rsidR="0084090F" w:rsidDel="000443F4">
                <w:rPr>
                  <w:rFonts w:ascii="Arial" w:hAnsi="Arial" w:cs="Arial"/>
                  <w:color w:val="FF0000"/>
                  <w:sz w:val="18"/>
                  <w:szCs w:val="18"/>
                  <w:lang w:val="en-US"/>
                </w:rPr>
                <w:delText>/</w:delText>
              </w:r>
              <w:r w:rsidDel="000443F4">
                <w:rPr>
                  <w:rFonts w:ascii="Arial" w:hAnsi="Arial" w:cs="Arial"/>
                  <w:color w:val="FF0000"/>
                  <w:sz w:val="18"/>
                  <w:szCs w:val="18"/>
                </w:rPr>
                <w:br/>
                <w:delText>//</w:delText>
              </w:r>
              <w:r w:rsidDel="000443F4">
                <w:rPr>
                  <w:rFonts w:ascii="Arial" w:hAnsi="Arial" w:cs="Arial"/>
                  <w:color w:val="FF0000"/>
                  <w:sz w:val="18"/>
                  <w:szCs w:val="18"/>
                </w:rPr>
                <w:br/>
                <w:delText>//</w:delText>
              </w:r>
              <w:r w:rsidDel="000443F4">
                <w:rPr>
                  <w:rFonts w:ascii="Arial" w:hAnsi="Arial" w:cs="Arial"/>
                  <w:color w:val="FF0000"/>
                  <w:sz w:val="18"/>
                  <w:szCs w:val="18"/>
                </w:rPr>
                <w:br/>
                <w:delText>//</w:delText>
              </w:r>
              <w:r w:rsidDel="000443F4">
                <w:rPr>
                  <w:rFonts w:ascii="Arial" w:hAnsi="Arial" w:cs="Arial"/>
                  <w:color w:val="FF0000"/>
                  <w:sz w:val="18"/>
                  <w:szCs w:val="18"/>
                </w:rPr>
                <w:br/>
                <w:delText>//</w:delText>
              </w:r>
              <w:r w:rsidDel="000443F4">
                <w:rPr>
                  <w:rFonts w:ascii="Arial" w:hAnsi="Arial" w:cs="Arial"/>
                  <w:color w:val="FF0000"/>
                  <w:sz w:val="18"/>
                  <w:szCs w:val="18"/>
                </w:rPr>
                <w:br/>
                <w:delText>//</w:delText>
              </w:r>
            </w:del>
          </w:p>
          <w:p w14:paraId="73E146C6" w14:textId="49199405" w:rsidR="003F1EB5" w:rsidRPr="00457A09" w:rsidDel="00457A09" w:rsidRDefault="003F1EB5" w:rsidP="00457A09">
            <w:pPr>
              <w:pStyle w:val="WW-NormalWeb1"/>
              <w:widowControl w:val="0"/>
              <w:numPr>
                <w:ilvl w:val="0"/>
                <w:numId w:val="28"/>
              </w:numPr>
              <w:spacing w:before="0" w:after="0"/>
              <w:jc w:val="both"/>
              <w:rPr>
                <w:del w:id="733" w:author="Mehmet Oğuz Ekşi" w:date="2021-05-25T17:53:00Z"/>
                <w:color w:val="FF0000"/>
                <w:sz w:val="20"/>
                <w:szCs w:val="20"/>
                <w:lang w:val="en-US"/>
                <w:rPrChange w:id="734" w:author="Mehmet Oğuz Ekşi" w:date="2021-05-25T17:53:00Z">
                  <w:rPr>
                    <w:del w:id="735" w:author="Mehmet Oğuz Ekşi" w:date="2021-05-25T17:53:00Z"/>
                    <w:rFonts w:cs="Arial"/>
                    <w:color w:val="FF0000"/>
                    <w:sz w:val="18"/>
                    <w:szCs w:val="18"/>
                    <w:lang w:val="en-US"/>
                  </w:rPr>
                </w:rPrChange>
              </w:rPr>
            </w:pPr>
            <w:del w:id="736" w:author="Mehmet Oğuz Ekşi" w:date="2021-05-25T17:52:00Z">
              <w:r w:rsidRPr="000C7F14" w:rsidDel="00457A09">
                <w:rPr>
                  <w:color w:val="FF0000"/>
                  <w:sz w:val="20"/>
                  <w:szCs w:val="20"/>
                  <w:lang w:val="en-US"/>
                </w:rPr>
                <w:delText>//Testlerin nasil yapilacagi</w:delText>
              </w:r>
            </w:del>
            <w:ins w:id="737" w:author="Mehmet Oğuz Ekşi" w:date="2021-05-25T17:52:00Z">
              <w:r w:rsidR="00457A09">
                <w:rPr>
                  <w:color w:val="FF0000"/>
                  <w:sz w:val="20"/>
                  <w:szCs w:val="20"/>
                  <w:lang w:val="en-US"/>
                </w:rPr>
                <w:t>Proje gel</w:t>
              </w:r>
              <w:r w:rsidR="00457A09">
                <w:rPr>
                  <w:color w:val="FF0000"/>
                  <w:sz w:val="20"/>
                  <w:szCs w:val="20"/>
                </w:rPr>
                <w:t xml:space="preserve">iştirilmesi için </w:t>
              </w:r>
            </w:ins>
            <w:ins w:id="738" w:author="Mehmet Oğuz Ekşi" w:date="2021-05-25T17:53:00Z">
              <w:r w:rsidR="00457A09">
                <w:rPr>
                  <w:color w:val="FF0000"/>
                  <w:sz w:val="20"/>
                  <w:szCs w:val="20"/>
                </w:rPr>
                <w:t>kullanılacak teknolojiler (blender,unrealengine,adobe illustrator vb.)</w:t>
              </w:r>
            </w:ins>
          </w:p>
          <w:p w14:paraId="75506572" w14:textId="0ACAE1F6" w:rsidR="00457A09" w:rsidRDefault="00897CF3" w:rsidP="00457A09">
            <w:pPr>
              <w:pStyle w:val="WW-NormalWeb1"/>
              <w:widowControl w:val="0"/>
              <w:numPr>
                <w:ilvl w:val="0"/>
                <w:numId w:val="28"/>
              </w:numPr>
              <w:spacing w:before="0" w:after="0"/>
              <w:jc w:val="both"/>
              <w:rPr>
                <w:ins w:id="739" w:author="Mehmet Oğuz Ekşi" w:date="2021-05-26T12:07:00Z"/>
                <w:color w:val="FF0000"/>
                <w:sz w:val="20"/>
                <w:szCs w:val="20"/>
                <w:lang w:val="en-US"/>
              </w:rPr>
            </w:pPr>
            <w:ins w:id="740" w:author="Mehmet Oğuz Ekşi" w:date="2021-05-26T12:05:00Z">
              <w:r>
                <w:rPr>
                  <w:color w:val="FF0000"/>
                  <w:sz w:val="20"/>
                  <w:szCs w:val="20"/>
                  <w:lang w:val="en-US"/>
                </w:rPr>
                <w:t xml:space="preserve"> kullanima hazirlanmasi</w:t>
              </w:r>
            </w:ins>
          </w:p>
          <w:p w14:paraId="244B60E0" w14:textId="0460BA15" w:rsidR="00897CF3" w:rsidRDefault="00897CF3" w:rsidP="00457A09">
            <w:pPr>
              <w:pStyle w:val="WW-NormalWeb1"/>
              <w:widowControl w:val="0"/>
              <w:numPr>
                <w:ilvl w:val="0"/>
                <w:numId w:val="28"/>
              </w:numPr>
              <w:spacing w:before="0" w:after="0"/>
              <w:jc w:val="both"/>
              <w:rPr>
                <w:ins w:id="741" w:author="Mehmet Oğuz Ekşi" w:date="2021-05-26T12:06:00Z"/>
                <w:color w:val="FF0000"/>
                <w:sz w:val="20"/>
                <w:szCs w:val="20"/>
                <w:lang w:val="en-US"/>
              </w:rPr>
            </w:pPr>
            <w:ins w:id="742" w:author="Mehmet Oğuz Ekşi" w:date="2021-05-26T12:07:00Z">
              <w:r>
                <w:rPr>
                  <w:color w:val="FF0000"/>
                  <w:sz w:val="20"/>
                  <w:szCs w:val="20"/>
                  <w:lang w:val="en-US"/>
                </w:rPr>
                <w:t>Kullanıcı arayüzün Illustrator programında</w:t>
              </w:r>
            </w:ins>
            <w:ins w:id="743" w:author="Mehmet Oğuz Ekşi" w:date="2021-05-26T12:08:00Z">
              <w:r>
                <w:rPr>
                  <w:color w:val="FF0000"/>
                  <w:sz w:val="20"/>
                  <w:szCs w:val="20"/>
                  <w:lang w:val="en-US"/>
                </w:rPr>
                <w:t xml:space="preserve"> çizilmesi</w:t>
              </w:r>
            </w:ins>
          </w:p>
          <w:p w14:paraId="7E57DD3A" w14:textId="217D1533" w:rsidR="00897CF3" w:rsidRPr="00D25512" w:rsidRDefault="00897CF3">
            <w:pPr>
              <w:pStyle w:val="WW-NormalWeb1"/>
              <w:widowControl w:val="0"/>
              <w:numPr>
                <w:ilvl w:val="0"/>
                <w:numId w:val="28"/>
              </w:numPr>
              <w:spacing w:before="0" w:after="0"/>
              <w:jc w:val="both"/>
              <w:rPr>
                <w:ins w:id="744" w:author="Mehmet Oğuz Ekşi" w:date="2021-05-26T12:07:00Z"/>
                <w:color w:val="FF0000"/>
                <w:sz w:val="20"/>
                <w:szCs w:val="20"/>
                <w:lang w:val="en-US"/>
              </w:rPr>
            </w:pPr>
            <w:ins w:id="745" w:author="Mehmet Oğuz Ekşi" w:date="2021-05-26T12:08:00Z">
              <w:r>
                <w:rPr>
                  <w:color w:val="FF0000"/>
                  <w:sz w:val="20"/>
                  <w:szCs w:val="20"/>
                  <w:lang w:val="en-US"/>
                </w:rPr>
                <w:t>Tasarlanan kullanıcı arayüzünün Unreal engine içerisine aktarılması ve arayüzün programlanması</w:t>
              </w:r>
            </w:ins>
          </w:p>
          <w:p w14:paraId="78502E9B" w14:textId="104EB7A4" w:rsidR="00897CF3" w:rsidRPr="00457A09" w:rsidRDefault="00897CF3" w:rsidP="00457A09">
            <w:pPr>
              <w:pStyle w:val="WW-NormalWeb1"/>
              <w:widowControl w:val="0"/>
              <w:numPr>
                <w:ilvl w:val="0"/>
                <w:numId w:val="28"/>
              </w:numPr>
              <w:spacing w:before="0" w:after="0"/>
              <w:jc w:val="both"/>
              <w:rPr>
                <w:ins w:id="746" w:author="Mehmet Oğuz Ekşi" w:date="2021-05-25T17:53:00Z"/>
                <w:color w:val="FF0000"/>
                <w:sz w:val="20"/>
                <w:szCs w:val="20"/>
                <w:lang w:val="en-US"/>
                <w:rPrChange w:id="747" w:author="Mehmet Oğuz Ekşi" w:date="2021-05-25T17:53:00Z">
                  <w:rPr>
                    <w:ins w:id="748" w:author="Mehmet Oğuz Ekşi" w:date="2021-05-25T17:53:00Z"/>
                    <w:rFonts w:cs="Arial"/>
                    <w:color w:val="FF0000"/>
                    <w:sz w:val="18"/>
                    <w:szCs w:val="18"/>
                    <w:lang w:val="en-US"/>
                  </w:rPr>
                </w:rPrChange>
              </w:rPr>
            </w:pPr>
            <w:ins w:id="749" w:author="Mehmet Oğuz Ekşi" w:date="2021-05-26T12:06:00Z">
              <w:r>
                <w:rPr>
                  <w:color w:val="FF0000"/>
                  <w:sz w:val="20"/>
                  <w:szCs w:val="20"/>
                  <w:lang w:val="en-US"/>
                </w:rPr>
                <w:t>Blender ve Unreal engine arasında model paylaşımının ayarlanması</w:t>
              </w:r>
            </w:ins>
          </w:p>
          <w:p w14:paraId="5268A4B6" w14:textId="1CCE28A7" w:rsidR="00457A09" w:rsidRDefault="00897CF3" w:rsidP="00457A09">
            <w:pPr>
              <w:pStyle w:val="WW-NormalWeb1"/>
              <w:widowControl w:val="0"/>
              <w:numPr>
                <w:ilvl w:val="0"/>
                <w:numId w:val="28"/>
              </w:numPr>
              <w:spacing w:before="0" w:after="0"/>
              <w:jc w:val="both"/>
              <w:rPr>
                <w:ins w:id="750" w:author="Mehmet Oğuz Ekşi" w:date="2021-05-25T17:53:00Z"/>
                <w:color w:val="FF0000"/>
                <w:sz w:val="20"/>
                <w:szCs w:val="20"/>
                <w:lang w:val="en-US"/>
              </w:rPr>
            </w:pPr>
            <w:ins w:id="751" w:author="Mehmet Oğuz Ekşi" w:date="2021-05-26T12:05:00Z">
              <w:r>
                <w:rPr>
                  <w:color w:val="FF0000"/>
                  <w:sz w:val="20"/>
                  <w:szCs w:val="20"/>
                  <w:lang w:val="en-US"/>
                </w:rPr>
                <w:t xml:space="preserve">Oyun içi </w:t>
              </w:r>
            </w:ins>
            <w:ins w:id="752" w:author="Mehmet Oğuz Ekşi" w:date="2021-05-26T12:09:00Z">
              <w:r w:rsidR="00D25512">
                <w:rPr>
                  <w:color w:val="FF0000"/>
                  <w:sz w:val="20"/>
                  <w:szCs w:val="20"/>
                  <w:lang w:val="en-US"/>
                </w:rPr>
                <w:t>programlanması gereken baz</w:t>
              </w:r>
            </w:ins>
            <w:ins w:id="753" w:author="Mehmet Oğuz Ekşi" w:date="2021-05-26T12:06:00Z">
              <w:r>
                <w:rPr>
                  <w:color w:val="FF0000"/>
                  <w:sz w:val="20"/>
                  <w:szCs w:val="20"/>
                  <w:lang w:val="en-US"/>
                </w:rPr>
                <w:t xml:space="preserve"> </w:t>
              </w:r>
            </w:ins>
            <w:ins w:id="754" w:author="Mehmet Oğuz Ekşi" w:date="2021-05-26T12:05:00Z">
              <w:r>
                <w:rPr>
                  <w:color w:val="FF0000"/>
                  <w:sz w:val="20"/>
                  <w:szCs w:val="20"/>
                  <w:lang w:val="en-US"/>
                </w:rPr>
                <w:t>3D Modellerin</w:t>
              </w:r>
            </w:ins>
            <w:ins w:id="755" w:author="Mehmet Oğuz Ekşi" w:date="2021-05-26T12:06:00Z">
              <w:r>
                <w:rPr>
                  <w:color w:val="FF0000"/>
                  <w:sz w:val="20"/>
                  <w:szCs w:val="20"/>
                  <w:lang w:val="en-US"/>
                </w:rPr>
                <w:t xml:space="preserve"> (Asset</w:t>
              </w:r>
            </w:ins>
            <w:ins w:id="756" w:author="Mehmet Oğuz Ekşi" w:date="2021-05-26T12:18:00Z">
              <w:r w:rsidR="00E01CC7">
                <w:rPr>
                  <w:color w:val="FF0000"/>
                  <w:sz w:val="20"/>
                  <w:szCs w:val="20"/>
                  <w:lang w:val="en-US"/>
                </w:rPr>
                <w:t>lerin</w:t>
              </w:r>
            </w:ins>
            <w:ins w:id="757" w:author="Mehmet Oğuz Ekşi" w:date="2021-05-26T12:06:00Z">
              <w:r>
                <w:rPr>
                  <w:color w:val="FF0000"/>
                  <w:sz w:val="20"/>
                  <w:szCs w:val="20"/>
                  <w:lang w:val="en-US"/>
                </w:rPr>
                <w:t>) tasarlanması</w:t>
              </w:r>
            </w:ins>
            <w:ins w:id="758" w:author="Mehmet Oğuz Ekşi" w:date="2021-05-26T12:11:00Z">
              <w:r w:rsidR="00D25512">
                <w:rPr>
                  <w:color w:val="FF0000"/>
                  <w:sz w:val="20"/>
                  <w:szCs w:val="20"/>
                  <w:lang w:val="en-US"/>
                </w:rPr>
                <w:t xml:space="preserve"> ve animasyonlanması</w:t>
              </w:r>
            </w:ins>
          </w:p>
          <w:p w14:paraId="31A4155A" w14:textId="2DD7EB40" w:rsidR="00383290" w:rsidRDefault="00D25512" w:rsidP="00383290">
            <w:pPr>
              <w:pStyle w:val="WW-NormalWeb1"/>
              <w:widowControl w:val="0"/>
              <w:numPr>
                <w:ilvl w:val="0"/>
                <w:numId w:val="28"/>
              </w:numPr>
              <w:spacing w:before="0" w:after="0"/>
              <w:jc w:val="both"/>
              <w:rPr>
                <w:ins w:id="759" w:author="Mehmet Oğuz Ekşi" w:date="2021-05-26T12:12:00Z"/>
                <w:color w:val="FF0000"/>
                <w:sz w:val="20"/>
                <w:szCs w:val="20"/>
                <w:lang w:val="en-US"/>
              </w:rPr>
            </w:pPr>
            <w:ins w:id="760" w:author="Mehmet Oğuz Ekşi" w:date="2021-05-26T12:09:00Z">
              <w:r>
                <w:rPr>
                  <w:color w:val="FF0000"/>
                  <w:sz w:val="20"/>
                  <w:szCs w:val="20"/>
                  <w:lang w:val="en-US"/>
                </w:rPr>
                <w:t>Temel Oynanış (Gameplay) mekaniklerin programlanması (Alt başlıkla</w:t>
              </w:r>
            </w:ins>
            <w:ins w:id="761" w:author="Mehmet Oğuz Ekşi" w:date="2021-05-26T12:10:00Z">
              <w:r>
                <w:rPr>
                  <w:color w:val="FF0000"/>
                  <w:sz w:val="20"/>
                  <w:szCs w:val="20"/>
                  <w:lang w:val="en-US"/>
                </w:rPr>
                <w:t>rla programlamalar anlatılacak)</w:t>
              </w:r>
            </w:ins>
          </w:p>
          <w:p w14:paraId="4F68C60C" w14:textId="0E32F198" w:rsidR="00383290" w:rsidRPr="00383290" w:rsidRDefault="00383290">
            <w:pPr>
              <w:pStyle w:val="WW-NormalWeb1"/>
              <w:widowControl w:val="0"/>
              <w:numPr>
                <w:ilvl w:val="0"/>
                <w:numId w:val="28"/>
              </w:numPr>
              <w:spacing w:before="0" w:after="0"/>
              <w:jc w:val="both"/>
              <w:rPr>
                <w:ins w:id="762" w:author="Mehmet Oğuz Ekşi" w:date="2021-05-25T17:53:00Z"/>
                <w:color w:val="FF0000"/>
                <w:sz w:val="20"/>
                <w:szCs w:val="20"/>
                <w:lang w:val="en-US"/>
              </w:rPr>
            </w:pPr>
            <w:ins w:id="763" w:author="Mehmet Oğuz Ekşi" w:date="2021-05-26T12:12:00Z">
              <w:r>
                <w:rPr>
                  <w:color w:val="FF0000"/>
                  <w:sz w:val="20"/>
                  <w:szCs w:val="20"/>
                  <w:lang w:val="en-US"/>
                </w:rPr>
                <w:t xml:space="preserve">Animasyonları bulunan 3D modellerin </w:t>
              </w:r>
            </w:ins>
            <w:ins w:id="764" w:author="Mehmet Oğuz Ekşi" w:date="2021-05-26T12:13:00Z">
              <w:r>
                <w:rPr>
                  <w:color w:val="FF0000"/>
                  <w:sz w:val="20"/>
                  <w:szCs w:val="20"/>
                  <w:lang w:val="en-US"/>
                </w:rPr>
                <w:t>Unreal engine içerisinde animasyonları programlanması</w:t>
              </w:r>
            </w:ins>
          </w:p>
          <w:p w14:paraId="3735EA39" w14:textId="2B472747" w:rsidR="00457A09" w:rsidRDefault="00D25512" w:rsidP="00457A09">
            <w:pPr>
              <w:pStyle w:val="WW-NormalWeb1"/>
              <w:widowControl w:val="0"/>
              <w:numPr>
                <w:ilvl w:val="0"/>
                <w:numId w:val="28"/>
              </w:numPr>
              <w:spacing w:before="0" w:after="0"/>
              <w:jc w:val="both"/>
              <w:rPr>
                <w:ins w:id="765" w:author="Mehmet Oğuz Ekşi" w:date="2021-05-25T17:53:00Z"/>
                <w:color w:val="FF0000"/>
                <w:sz w:val="20"/>
                <w:szCs w:val="20"/>
                <w:lang w:val="en-US"/>
              </w:rPr>
            </w:pPr>
            <w:ins w:id="766" w:author="Mehmet Oğuz Ekşi" w:date="2021-05-26T12:10:00Z">
              <w:r>
                <w:rPr>
                  <w:color w:val="FF0000"/>
                  <w:sz w:val="20"/>
                  <w:szCs w:val="20"/>
                  <w:lang w:val="en-US"/>
                </w:rPr>
                <w:t xml:space="preserve">Oyun içi </w:t>
              </w:r>
            </w:ins>
            <w:ins w:id="767" w:author="Mehmet Oğuz Ekşi" w:date="2021-05-26T12:11:00Z">
              <w:r>
                <w:rPr>
                  <w:color w:val="FF0000"/>
                  <w:sz w:val="20"/>
                  <w:szCs w:val="20"/>
                  <w:lang w:val="en-US"/>
                </w:rPr>
                <w:t xml:space="preserve">Evrenin </w:t>
              </w:r>
            </w:ins>
            <w:ins w:id="768" w:author="Mehmet Oğuz Ekşi" w:date="2021-05-26T12:19:00Z">
              <w:r w:rsidR="00E01CC7">
                <w:rPr>
                  <w:color w:val="FF0000"/>
                  <w:sz w:val="20"/>
                  <w:szCs w:val="20"/>
                  <w:lang w:val="en-US"/>
                </w:rPr>
                <w:t xml:space="preserve">görsel olarak </w:t>
              </w:r>
            </w:ins>
            <w:ins w:id="769" w:author="Mehmet Oğuz Ekşi" w:date="2021-05-26T12:11:00Z">
              <w:r>
                <w:rPr>
                  <w:color w:val="FF0000"/>
                  <w:sz w:val="20"/>
                  <w:szCs w:val="20"/>
                  <w:lang w:val="en-US"/>
                </w:rPr>
                <w:t>tasarlanması ve Seviyelerin görsel tasarımları</w:t>
              </w:r>
            </w:ins>
          </w:p>
          <w:p w14:paraId="3459DFB0" w14:textId="3BC540DE" w:rsidR="00457A09" w:rsidRDefault="00383290">
            <w:pPr>
              <w:pStyle w:val="WW-NormalWeb1"/>
              <w:widowControl w:val="0"/>
              <w:numPr>
                <w:ilvl w:val="0"/>
                <w:numId w:val="28"/>
              </w:numPr>
              <w:spacing w:before="0" w:after="0"/>
              <w:jc w:val="both"/>
              <w:rPr>
                <w:ins w:id="770" w:author="Mehmet Oğuz Ekşi" w:date="2021-05-26T12:14:00Z"/>
                <w:color w:val="FF0000"/>
                <w:sz w:val="20"/>
                <w:szCs w:val="20"/>
                <w:lang w:val="en-US"/>
              </w:rPr>
            </w:pPr>
            <w:ins w:id="771" w:author="Mehmet Oğuz Ekşi" w:date="2021-05-26T12:13:00Z">
              <w:r>
                <w:rPr>
                  <w:color w:val="FF0000"/>
                  <w:sz w:val="20"/>
                  <w:szCs w:val="20"/>
                  <w:lang w:val="en-US"/>
                </w:rPr>
                <w:t>Tüm görsel renklerin, görsel hareketliliklerin oyun içerisinde tekrar</w:t>
              </w:r>
            </w:ins>
            <w:ins w:id="772" w:author="Mehmet Oğuz Ekşi" w:date="2021-05-26T12:14:00Z">
              <w:r>
                <w:rPr>
                  <w:color w:val="FF0000"/>
                  <w:sz w:val="20"/>
                  <w:szCs w:val="20"/>
                  <w:lang w:val="en-US"/>
                </w:rPr>
                <w:t>dan incelenerek düzeltilmesi</w:t>
              </w:r>
            </w:ins>
          </w:p>
          <w:p w14:paraId="6511FF04" w14:textId="4D0C86E0" w:rsidR="00907407" w:rsidRDefault="00E87FBC" w:rsidP="00907407">
            <w:pPr>
              <w:pStyle w:val="WW-NormalWeb1"/>
              <w:widowControl w:val="0"/>
              <w:numPr>
                <w:ilvl w:val="0"/>
                <w:numId w:val="28"/>
              </w:numPr>
              <w:spacing w:before="0" w:after="0"/>
              <w:jc w:val="both"/>
              <w:rPr>
                <w:ins w:id="773" w:author="Mehmet Oğuz Ekşi" w:date="2021-05-26T12:48:00Z"/>
                <w:color w:val="FF0000"/>
                <w:sz w:val="20"/>
                <w:szCs w:val="20"/>
                <w:lang w:val="en-US"/>
              </w:rPr>
            </w:pPr>
            <w:ins w:id="774" w:author="Mehmet Oğuz Ekşi" w:date="2021-05-26T12:15:00Z">
              <w:r>
                <w:rPr>
                  <w:color w:val="FF0000"/>
                  <w:sz w:val="20"/>
                  <w:szCs w:val="20"/>
                  <w:lang w:val="en-US"/>
                </w:rPr>
                <w:t>Öğrenimin sağlanacağı seviyelerin, bölüm</w:t>
              </w:r>
            </w:ins>
            <w:ins w:id="775" w:author="Mehmet Oğuz Ekşi" w:date="2021-05-26T12:16:00Z">
              <w:r>
                <w:rPr>
                  <w:color w:val="FF0000"/>
                  <w:sz w:val="20"/>
                  <w:szCs w:val="20"/>
                  <w:lang w:val="en-US"/>
                </w:rPr>
                <w:t>lerin oyuna entegre e</w:t>
              </w:r>
            </w:ins>
            <w:ins w:id="776" w:author="Mehmet Oğuz Ekşi" w:date="2021-05-26T12:17:00Z">
              <w:r>
                <w:rPr>
                  <w:color w:val="FF0000"/>
                  <w:sz w:val="20"/>
                  <w:szCs w:val="20"/>
                  <w:lang w:val="en-US"/>
                </w:rPr>
                <w:t>dilmesi</w:t>
              </w:r>
            </w:ins>
            <w:ins w:id="777" w:author="Mehmet Oğuz Ekşi" w:date="2021-05-26T12:16:00Z">
              <w:r>
                <w:rPr>
                  <w:color w:val="FF0000"/>
                  <w:sz w:val="20"/>
                  <w:szCs w:val="20"/>
                  <w:lang w:val="en-US"/>
                </w:rPr>
                <w:t xml:space="preserve"> (Burası Uzun olacak, altbaşlıklara sahip olacak)</w:t>
              </w:r>
            </w:ins>
          </w:p>
          <w:p w14:paraId="749F2C9E" w14:textId="2B91E297" w:rsidR="00907407" w:rsidRPr="00907407" w:rsidRDefault="00907407">
            <w:pPr>
              <w:pStyle w:val="WW-NormalWeb1"/>
              <w:widowControl w:val="0"/>
              <w:numPr>
                <w:ilvl w:val="0"/>
                <w:numId w:val="28"/>
              </w:numPr>
              <w:spacing w:before="0" w:after="0"/>
              <w:jc w:val="both"/>
              <w:rPr>
                <w:ins w:id="778" w:author="Mehmet Oğuz Ekşi" w:date="2021-05-26T12:17:00Z"/>
                <w:color w:val="FF0000"/>
                <w:sz w:val="20"/>
                <w:szCs w:val="20"/>
                <w:lang w:val="en-US"/>
              </w:rPr>
            </w:pPr>
            <w:ins w:id="779" w:author="Mehmet Oğuz Ekşi" w:date="2021-05-26T12:48:00Z">
              <w:r>
                <w:rPr>
                  <w:color w:val="FF0000"/>
                  <w:sz w:val="20"/>
                  <w:szCs w:val="20"/>
                  <w:lang w:val="en-US"/>
                </w:rPr>
                <w:t>Öğrenim sonuçlarını</w:t>
              </w:r>
            </w:ins>
            <w:ins w:id="780" w:author="Mehmet Oğuz Ekşi" w:date="2021-05-26T12:50:00Z">
              <w:r>
                <w:rPr>
                  <w:color w:val="FF0000"/>
                  <w:sz w:val="20"/>
                  <w:szCs w:val="20"/>
                  <w:lang w:val="en-US"/>
                </w:rPr>
                <w:t xml:space="preserve">n kayıt </w:t>
              </w:r>
            </w:ins>
            <w:ins w:id="781" w:author="Mehmet Oğuz Ekşi" w:date="2021-05-26T12:51:00Z">
              <w:r>
                <w:rPr>
                  <w:color w:val="FF0000"/>
                  <w:sz w:val="20"/>
                  <w:szCs w:val="20"/>
                  <w:lang w:val="en-US"/>
                </w:rPr>
                <w:t>edilmesi ve kayıt edilen bilgilerin düzenlenerek saklanması.</w:t>
              </w:r>
            </w:ins>
          </w:p>
          <w:p w14:paraId="062384D8" w14:textId="6AB4E489" w:rsidR="00852485" w:rsidRPr="00907407" w:rsidRDefault="00907407">
            <w:pPr>
              <w:pStyle w:val="WW-NormalWeb1"/>
              <w:widowControl w:val="0"/>
              <w:numPr>
                <w:ilvl w:val="0"/>
                <w:numId w:val="28"/>
              </w:numPr>
              <w:spacing w:before="0" w:after="0"/>
              <w:jc w:val="both"/>
              <w:rPr>
                <w:ins w:id="782" w:author="Mehmet Oğuz Ekşi" w:date="2021-05-26T12:44:00Z"/>
                <w:color w:val="FF0000"/>
                <w:sz w:val="20"/>
                <w:szCs w:val="20"/>
                <w:lang w:val="en-US"/>
              </w:rPr>
            </w:pPr>
            <w:ins w:id="783" w:author="Mehmet Oğuz Ekşi" w:date="2021-05-26T12:51:00Z">
              <w:r>
                <w:rPr>
                  <w:color w:val="FF0000"/>
                  <w:sz w:val="20"/>
                  <w:szCs w:val="20"/>
                  <w:lang w:val="en-US"/>
                </w:rPr>
                <w:t xml:space="preserve">Öğrenim sonuçlarının </w:t>
              </w:r>
            </w:ins>
            <w:ins w:id="784" w:author="Mehmet Oğuz Ekşi" w:date="2021-05-26T12:53:00Z">
              <w:r w:rsidR="00BA79C1">
                <w:rPr>
                  <w:color w:val="FF0000"/>
                  <w:sz w:val="20"/>
                  <w:szCs w:val="20"/>
                  <w:lang w:val="en-US"/>
                </w:rPr>
                <w:t xml:space="preserve">okuyacak ve </w:t>
              </w:r>
            </w:ins>
            <w:ins w:id="785" w:author="Mehmet Oğuz Ekşi" w:date="2021-05-26T12:52:00Z">
              <w:r w:rsidR="00C6597D">
                <w:rPr>
                  <w:color w:val="FF0000"/>
                  <w:sz w:val="20"/>
                  <w:szCs w:val="20"/>
                  <w:lang w:val="en-US"/>
                </w:rPr>
                <w:t>çıktı olarak gösterileceği panel oluşturulması.</w:t>
              </w:r>
            </w:ins>
          </w:p>
          <w:p w14:paraId="56CF2205" w14:textId="0438097D" w:rsidR="00852485" w:rsidRDefault="00852485">
            <w:pPr>
              <w:pStyle w:val="WW-NormalWeb1"/>
              <w:widowControl w:val="0"/>
              <w:numPr>
                <w:ilvl w:val="0"/>
                <w:numId w:val="28"/>
              </w:numPr>
              <w:spacing w:before="0" w:after="0"/>
              <w:jc w:val="both"/>
              <w:rPr>
                <w:ins w:id="786" w:author="Mehmet Oğuz Ekşi" w:date="2021-05-26T12:43:00Z"/>
                <w:color w:val="FF0000"/>
                <w:sz w:val="20"/>
                <w:szCs w:val="20"/>
                <w:lang w:val="en-US"/>
              </w:rPr>
            </w:pPr>
            <w:ins w:id="787" w:author="Mehmet Oğuz Ekşi" w:date="2021-05-26T12:44:00Z">
              <w:r>
                <w:rPr>
                  <w:color w:val="FF0000"/>
                  <w:sz w:val="20"/>
                  <w:szCs w:val="20"/>
                  <w:lang w:val="en-US"/>
                </w:rPr>
                <w:t>Kontrollü Test Aşamaları.</w:t>
              </w:r>
            </w:ins>
          </w:p>
          <w:p w14:paraId="200F9FD1" w14:textId="734205FC" w:rsidR="00F12138" w:rsidRDefault="00F12138">
            <w:pPr>
              <w:pStyle w:val="WW-NormalWeb1"/>
              <w:widowControl w:val="0"/>
              <w:numPr>
                <w:ilvl w:val="0"/>
                <w:numId w:val="28"/>
              </w:numPr>
              <w:spacing w:before="0" w:after="0"/>
              <w:jc w:val="both"/>
              <w:rPr>
                <w:ins w:id="788" w:author="Mehmet Oğuz Ekşi" w:date="2021-05-26T12:44:00Z"/>
                <w:color w:val="FF0000"/>
                <w:sz w:val="20"/>
                <w:szCs w:val="20"/>
                <w:lang w:val="en-US"/>
              </w:rPr>
            </w:pPr>
            <w:ins w:id="789" w:author="Mehmet Oğuz Ekşi" w:date="2021-05-26T12:43:00Z">
              <w:r>
                <w:rPr>
                  <w:color w:val="FF0000"/>
                  <w:sz w:val="20"/>
                  <w:szCs w:val="20"/>
                  <w:lang w:val="en-US"/>
                </w:rPr>
                <w:t>Son</w:t>
              </w:r>
            </w:ins>
            <w:ins w:id="790" w:author="Mehmet Oğuz Ekşi" w:date="2021-05-26T12:44:00Z">
              <w:r w:rsidR="00852485">
                <w:rPr>
                  <w:color w:val="FF0000"/>
                  <w:sz w:val="20"/>
                  <w:szCs w:val="20"/>
                  <w:lang w:val="en-US"/>
                </w:rPr>
                <w:t xml:space="preserve"> geliştirme</w:t>
              </w:r>
            </w:ins>
            <w:ins w:id="791" w:author="Mehmet Oğuz Ekşi" w:date="2021-05-26T12:43:00Z">
              <w:r>
                <w:rPr>
                  <w:color w:val="FF0000"/>
                  <w:sz w:val="20"/>
                  <w:szCs w:val="20"/>
                  <w:lang w:val="en-US"/>
                </w:rPr>
                <w:t xml:space="preserve"> düzenlemeler</w:t>
              </w:r>
            </w:ins>
            <w:ins w:id="792" w:author="Mehmet Oğuz Ekşi" w:date="2021-05-26T12:44:00Z">
              <w:r w:rsidR="00852485">
                <w:rPr>
                  <w:color w:val="FF0000"/>
                  <w:sz w:val="20"/>
                  <w:szCs w:val="20"/>
                  <w:lang w:val="en-US"/>
                </w:rPr>
                <w:t>i</w:t>
              </w:r>
            </w:ins>
            <w:ins w:id="793" w:author="Mehmet Oğuz Ekşi" w:date="2021-05-26T12:43:00Z">
              <w:r>
                <w:rPr>
                  <w:color w:val="FF0000"/>
                  <w:sz w:val="20"/>
                  <w:szCs w:val="20"/>
                  <w:lang w:val="en-US"/>
                </w:rPr>
                <w:t>.</w:t>
              </w:r>
            </w:ins>
          </w:p>
          <w:p w14:paraId="44F25A3B" w14:textId="4AD87BE9" w:rsidR="00852485" w:rsidRPr="007D7E2D" w:rsidRDefault="00852485" w:rsidP="007D7E2D">
            <w:pPr>
              <w:pStyle w:val="WW-NormalWeb1"/>
              <w:widowControl w:val="0"/>
              <w:numPr>
                <w:ilvl w:val="0"/>
                <w:numId w:val="28"/>
              </w:numPr>
              <w:spacing w:before="0" w:after="0"/>
              <w:jc w:val="both"/>
              <w:rPr>
                <w:ins w:id="794" w:author="Mehmet Oğuz Ekşi" w:date="2021-05-25T17:53:00Z"/>
                <w:color w:val="FF0000"/>
                <w:sz w:val="20"/>
                <w:szCs w:val="20"/>
                <w:lang w:val="en-US"/>
                <w:rPrChange w:id="795" w:author="Mehmet Oğuz Ekşi" w:date="2021-05-26T13:39:00Z">
                  <w:rPr>
                    <w:ins w:id="796" w:author="Mehmet Oğuz Ekşi" w:date="2021-05-25T17:53:00Z"/>
                    <w:color w:val="FF0000"/>
                    <w:sz w:val="20"/>
                    <w:szCs w:val="20"/>
                    <w:lang w:val="en-US"/>
                  </w:rPr>
                </w:rPrChange>
              </w:rPr>
              <w:pPrChange w:id="797" w:author="Mehmet Oğuz Ekşi" w:date="2021-05-26T13:39:00Z">
                <w:pPr>
                  <w:pStyle w:val="WW-NormalWeb1"/>
                  <w:widowControl w:val="0"/>
                  <w:spacing w:before="0" w:after="0"/>
                  <w:jc w:val="both"/>
                </w:pPr>
              </w:pPrChange>
            </w:pPr>
            <w:ins w:id="798" w:author="Mehmet Oğuz Ekşi" w:date="2021-05-26T12:44:00Z">
              <w:r>
                <w:rPr>
                  <w:color w:val="FF0000"/>
                  <w:sz w:val="20"/>
                  <w:szCs w:val="20"/>
                  <w:lang w:val="en-US"/>
                </w:rPr>
                <w:t>Proje bitirilmesi.</w:t>
              </w:r>
            </w:ins>
          </w:p>
          <w:p w14:paraId="2A71CB30" w14:textId="77777777" w:rsidR="00740B08" w:rsidRDefault="00740B08" w:rsidP="00457A09">
            <w:pPr>
              <w:pStyle w:val="WW-NormalWeb1"/>
              <w:widowControl w:val="0"/>
              <w:spacing w:before="0" w:after="0"/>
              <w:jc w:val="both"/>
              <w:rPr>
                <w:ins w:id="799" w:author="Mehmet Oğuz Ekşi" w:date="2021-05-25T17:53:00Z"/>
                <w:rFonts w:cs="Arial"/>
                <w:color w:val="FF0000"/>
                <w:sz w:val="18"/>
                <w:szCs w:val="18"/>
                <w:lang w:val="en-US"/>
              </w:rPr>
            </w:pPr>
            <w:del w:id="800" w:author="Mehmet Oğuz Ekşi" w:date="2021-05-25T17:53:00Z">
              <w:r w:rsidRPr="00457A09" w:rsidDel="00457A09">
                <w:rPr>
                  <w:rFonts w:cs="Arial"/>
                  <w:color w:val="FF0000"/>
                  <w:sz w:val="18"/>
                  <w:szCs w:val="18"/>
                  <w:lang w:val="en-US"/>
                </w:rPr>
                <w:delText>//</w:delText>
              </w:r>
              <w:r w:rsidRPr="00457A09" w:rsidDel="00457A09">
                <w:rPr>
                  <w:rFonts w:cs="Arial"/>
                  <w:color w:val="FF0000"/>
                  <w:sz w:val="18"/>
                  <w:szCs w:val="18"/>
                </w:rPr>
                <w:delText>Verilerine nasıl saklanacağı</w:delText>
              </w:r>
            </w:del>
          </w:p>
          <w:p w14:paraId="30F793FE" w14:textId="77777777" w:rsidR="00457A09" w:rsidRDefault="00457A09" w:rsidP="00457A09">
            <w:pPr>
              <w:pStyle w:val="WW-NormalWeb1"/>
              <w:widowControl w:val="0"/>
              <w:spacing w:before="0" w:after="0"/>
              <w:jc w:val="both"/>
              <w:rPr>
                <w:ins w:id="801" w:author="Mehmet Oğuz Ekşi" w:date="2021-05-25T17:53:00Z"/>
                <w:rFonts w:cs="Arial"/>
                <w:color w:val="000000"/>
                <w:sz w:val="18"/>
                <w:szCs w:val="18"/>
                <w:lang w:val="en-US"/>
              </w:rPr>
            </w:pPr>
          </w:p>
          <w:p w14:paraId="20D586B1" w14:textId="6A8CA735" w:rsidR="00457A09" w:rsidRPr="00457A09" w:rsidRDefault="00457A09">
            <w:pPr>
              <w:pStyle w:val="WW-NormalWeb1"/>
              <w:widowControl w:val="0"/>
              <w:spacing w:before="0" w:after="0"/>
              <w:jc w:val="both"/>
              <w:rPr>
                <w:rFonts w:ascii="Arial" w:hAnsi="Arial" w:cs="Arial"/>
                <w:color w:val="000000"/>
                <w:sz w:val="18"/>
                <w:szCs w:val="18"/>
              </w:rPr>
            </w:pPr>
          </w:p>
        </w:tc>
      </w:tr>
    </w:tbl>
    <w:p w14:paraId="35655610" w14:textId="77777777" w:rsidR="000F4B2A" w:rsidRDefault="000F4B2A">
      <w:pPr>
        <w:sectPr w:rsidR="000F4B2A">
          <w:headerReference w:type="default" r:id="rId15"/>
          <w:footerReference w:type="default" r:id="rId16"/>
          <w:pgSz w:w="11906" w:h="16838"/>
          <w:pgMar w:top="1418" w:right="1418" w:bottom="1418" w:left="1418" w:header="709" w:footer="709" w:gutter="0"/>
          <w:cols w:space="720"/>
          <w:formProt w:val="0"/>
          <w:docGrid w:linePitch="360" w:charSpace="8192"/>
        </w:sectPr>
      </w:pPr>
    </w:p>
    <w:p w14:paraId="0BA37304" w14:textId="77777777" w:rsidR="000F4B2A" w:rsidRDefault="00C91494">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lastRenderedPageBreak/>
        <w:t xml:space="preserve"> PROJE YÖNETİMİ </w:t>
      </w:r>
    </w:p>
    <w:p w14:paraId="188013B5" w14:textId="77777777" w:rsidR="000F4B2A" w:rsidRDefault="000F4B2A">
      <w:pPr>
        <w:pStyle w:val="WW-NormalWeb1"/>
        <w:tabs>
          <w:tab w:val="left" w:pos="280"/>
          <w:tab w:val="left" w:pos="426"/>
        </w:tabs>
        <w:spacing w:before="0" w:after="0"/>
        <w:ind w:left="284"/>
        <w:jc w:val="both"/>
        <w:rPr>
          <w:rFonts w:ascii="Arial" w:hAnsi="Arial" w:cs="Arial"/>
          <w:b/>
          <w:bCs/>
          <w:sz w:val="18"/>
          <w:szCs w:val="18"/>
        </w:rPr>
      </w:pPr>
    </w:p>
    <w:p w14:paraId="0480C386" w14:textId="77777777" w:rsidR="000F4B2A" w:rsidRDefault="00C91494">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İş- Zaman Çizelgesi</w:t>
      </w:r>
    </w:p>
    <w:p w14:paraId="5AD9AB11" w14:textId="77777777" w:rsidR="000F4B2A" w:rsidRDefault="000F4B2A">
      <w:pPr>
        <w:pStyle w:val="WW-NormalWeb1"/>
        <w:spacing w:before="0" w:after="0"/>
        <w:ind w:left="360"/>
        <w:jc w:val="both"/>
        <w:rPr>
          <w:rFonts w:ascii="Arial" w:hAnsi="Arial" w:cs="Arial"/>
          <w:b/>
          <w:bCs/>
          <w:sz w:val="18"/>
          <w:szCs w:val="18"/>
        </w:rPr>
      </w:pPr>
    </w:p>
    <w:p w14:paraId="6B849EA3" w14:textId="77777777" w:rsidR="000F4B2A" w:rsidRDefault="00C91494">
      <w:pPr>
        <w:pStyle w:val="WW-NormalWeb1"/>
        <w:spacing w:before="0" w:after="0"/>
        <w:ind w:left="426"/>
        <w:jc w:val="both"/>
        <w:rPr>
          <w:rFonts w:ascii="Arial" w:hAnsi="Arial" w:cs="Arial"/>
          <w:sz w:val="18"/>
          <w:szCs w:val="18"/>
        </w:rPr>
      </w:pPr>
      <w:r>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Pr>
          <w:rFonts w:ascii="Arial" w:hAnsi="Arial" w:cs="Arial"/>
          <w:bCs/>
          <w:sz w:val="18"/>
          <w:szCs w:val="18"/>
        </w:rPr>
        <w:t>İş-Zaman Çizelgesi”</w:t>
      </w:r>
      <w:r>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Pr>
          <w:rFonts w:ascii="Arial" w:hAnsi="Arial" w:cs="Arial"/>
          <w:sz w:val="18"/>
          <w:szCs w:val="18"/>
          <w:u w:val="single"/>
        </w:rPr>
        <w:t>gösterilmemelidir</w:t>
      </w:r>
      <w:r>
        <w:rPr>
          <w:rFonts w:ascii="Arial" w:hAnsi="Arial" w:cs="Arial"/>
          <w:sz w:val="18"/>
          <w:szCs w:val="18"/>
        </w:rPr>
        <w:t>.</w:t>
      </w:r>
    </w:p>
    <w:p w14:paraId="31EE1A07" w14:textId="6AEE03EE" w:rsidR="000F4B2A" w:rsidRDefault="00C91494" w:rsidP="006056A3">
      <w:pPr>
        <w:pStyle w:val="WW-NormalWeb1"/>
        <w:spacing w:before="0" w:after="0"/>
        <w:ind w:left="426"/>
        <w:jc w:val="both"/>
        <w:rPr>
          <w:rFonts w:ascii="Arial" w:hAnsi="Arial" w:cs="Arial"/>
          <w:sz w:val="18"/>
          <w:szCs w:val="18"/>
        </w:rPr>
      </w:pPr>
      <w:r>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16693B2A" w14:textId="77777777" w:rsidR="000F4B2A" w:rsidRDefault="00C91494">
      <w:pPr>
        <w:pStyle w:val="WW-NormalWeb1"/>
        <w:spacing w:before="0" w:after="0"/>
        <w:jc w:val="center"/>
        <w:rPr>
          <w:rFonts w:ascii="Arial" w:hAnsi="Arial" w:cs="Arial"/>
          <w:sz w:val="16"/>
          <w:szCs w:val="16"/>
        </w:rPr>
      </w:pPr>
      <w:r>
        <w:rPr>
          <w:rFonts w:ascii="Arial" w:hAnsi="Arial" w:cs="Arial"/>
          <w:b/>
          <w:bCs/>
          <w:color w:val="000000"/>
          <w:sz w:val="18"/>
          <w:szCs w:val="18"/>
        </w:rPr>
        <w:t>İŞ-ZAMAN ÇİZELGESİ (*)</w:t>
      </w:r>
    </w:p>
    <w:p w14:paraId="5E0F6BB5" w14:textId="77777777" w:rsidR="000F4B2A" w:rsidRDefault="00C91494">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692" w:type="pct"/>
        <w:tblInd w:w="496" w:type="dxa"/>
        <w:tblCellMar>
          <w:left w:w="70" w:type="dxa"/>
          <w:right w:w="70" w:type="dxa"/>
        </w:tblCellMar>
        <w:tblLook w:val="04A0" w:firstRow="1" w:lastRow="0" w:firstColumn="1" w:lastColumn="0" w:noHBand="0" w:noVBand="1"/>
      </w:tblPr>
      <w:tblGrid>
        <w:gridCol w:w="347"/>
        <w:gridCol w:w="3087"/>
        <w:gridCol w:w="1952"/>
        <w:gridCol w:w="3215"/>
        <w:gridCol w:w="4670"/>
      </w:tblGrid>
      <w:tr w:rsidR="000F4B2A" w14:paraId="66B6452E" w14:textId="77777777" w:rsidTr="008514BA">
        <w:trPr>
          <w:trHeight w:val="677"/>
        </w:trPr>
        <w:tc>
          <w:tcPr>
            <w:tcW w:w="3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A3FA77" w14:textId="77777777" w:rsidR="000F4B2A" w:rsidRDefault="00C91494">
            <w:pPr>
              <w:spacing w:before="280" w:after="119"/>
              <w:ind w:left="-46" w:firstLine="46"/>
              <w:contextualSpacing/>
              <w:jc w:val="center"/>
              <w:rPr>
                <w:rFonts w:ascii="Arial" w:hAnsi="Arial" w:cs="Arial"/>
                <w:b/>
                <w:bCs/>
                <w:sz w:val="18"/>
                <w:szCs w:val="18"/>
              </w:rPr>
            </w:pPr>
            <w:r>
              <w:rPr>
                <w:rFonts w:ascii="Arial" w:hAnsi="Arial" w:cs="Arial"/>
                <w:b/>
                <w:bCs/>
                <w:sz w:val="18"/>
                <w:szCs w:val="18"/>
              </w:rPr>
              <w:t>İP No</w:t>
            </w:r>
          </w:p>
        </w:tc>
        <w:tc>
          <w:tcPr>
            <w:tcW w:w="30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CC566F"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19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1CCACD" w14:textId="77777777" w:rsidR="000F4B2A" w:rsidRDefault="00C91494">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p>
        </w:tc>
        <w:tc>
          <w:tcPr>
            <w:tcW w:w="32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9CD24C"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753C6D72"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 Ay)</w:t>
            </w:r>
          </w:p>
        </w:tc>
        <w:tc>
          <w:tcPr>
            <w:tcW w:w="46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3FA554"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802" w:name="_Hlk516083478"/>
            <w:r>
              <w:rPr>
                <w:rFonts w:ascii="Arial" w:hAnsi="Arial" w:cs="Arial"/>
                <w:b/>
                <w:bCs/>
                <w:sz w:val="18"/>
                <w:szCs w:val="18"/>
              </w:rPr>
              <w:t xml:space="preserve">Projenin Başarısına Katkısı </w:t>
            </w:r>
            <w:bookmarkEnd w:id="802"/>
          </w:p>
        </w:tc>
      </w:tr>
      <w:tr w:rsidR="000F4B2A" w14:paraId="37D59043" w14:textId="77777777" w:rsidTr="008514BA">
        <w:trPr>
          <w:trHeight w:val="452"/>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88E25B" w14:textId="5515BA83" w:rsidR="000F4B2A" w:rsidRDefault="00C91494">
            <w:pPr>
              <w:spacing w:before="280" w:after="119"/>
              <w:contextualSpacing/>
              <w:jc w:val="center"/>
              <w:rPr>
                <w:rFonts w:ascii="Arial" w:hAnsi="Arial" w:cs="Arial"/>
                <w:sz w:val="18"/>
                <w:szCs w:val="18"/>
              </w:rPr>
            </w:pPr>
            <w:r>
              <w:rPr>
                <w:rFonts w:ascii="Arial" w:hAnsi="Arial" w:cs="Arial"/>
                <w:sz w:val="18"/>
                <w:szCs w:val="18"/>
              </w:rPr>
              <w:t>1</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60A570" w14:textId="6973DBF1" w:rsidR="000F4B2A" w:rsidRDefault="00076900">
            <w:pPr>
              <w:spacing w:before="280" w:after="119"/>
              <w:contextualSpacing/>
              <w:rPr>
                <w:rFonts w:ascii="Arial" w:hAnsi="Arial" w:cs="Arial"/>
                <w:sz w:val="18"/>
                <w:szCs w:val="18"/>
              </w:rPr>
            </w:pPr>
            <w:r>
              <w:rPr>
                <w:rFonts w:ascii="Arial" w:hAnsi="Arial" w:cs="Arial"/>
                <w:sz w:val="18"/>
                <w:szCs w:val="18"/>
              </w:rPr>
              <w:t>||Degistir</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B76E35" w14:textId="19394764" w:rsidR="000F4B2A" w:rsidRDefault="00E45B53">
            <w:pPr>
              <w:spacing w:before="280" w:after="119"/>
              <w:contextualSpacing/>
              <w:jc w:val="center"/>
              <w:rPr>
                <w:rFonts w:ascii="Arial" w:hAnsi="Arial" w:cs="Arial"/>
                <w:sz w:val="18"/>
                <w:szCs w:val="18"/>
              </w:rPr>
            </w:pPr>
            <w:r>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0BF420" w14:textId="4FF71253" w:rsidR="000F4B2A" w:rsidRDefault="00E45B53">
            <w:pPr>
              <w:spacing w:before="280" w:after="119"/>
              <w:contextualSpacing/>
              <w:jc w:val="center"/>
              <w:rPr>
                <w:rFonts w:ascii="Arial" w:hAnsi="Arial" w:cs="Arial"/>
                <w:sz w:val="18"/>
                <w:szCs w:val="18"/>
              </w:rPr>
            </w:pPr>
            <w:r>
              <w:rPr>
                <w:rFonts w:ascii="Arial" w:hAnsi="Arial" w:cs="Arial"/>
                <w:sz w:val="18"/>
                <w:szCs w:val="18"/>
              </w:rPr>
              <w:t>0-1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A10F52" w14:textId="35BD19B8" w:rsidR="000F4B2A" w:rsidRDefault="00E45B53">
            <w:pPr>
              <w:spacing w:before="280" w:after="119"/>
              <w:contextualSpacing/>
              <w:jc w:val="center"/>
              <w:rPr>
                <w:rFonts w:ascii="Arial" w:hAnsi="Arial" w:cs="Arial"/>
                <w:sz w:val="18"/>
                <w:szCs w:val="18"/>
              </w:rPr>
            </w:pPr>
            <w:r>
              <w:rPr>
                <w:rFonts w:ascii="Arial" w:hAnsi="Arial" w:cs="Arial"/>
                <w:sz w:val="18"/>
                <w:szCs w:val="18"/>
              </w:rPr>
              <w:t>Yüksek</w:t>
            </w:r>
          </w:p>
        </w:tc>
      </w:tr>
      <w:tr w:rsidR="000F4B2A" w14:paraId="1EF0BD87" w14:textId="77777777" w:rsidTr="008514BA">
        <w:trPr>
          <w:trHeight w:val="448"/>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0C269F" w14:textId="77777777" w:rsidR="000F4B2A" w:rsidRDefault="00C91494">
            <w:pPr>
              <w:spacing w:before="280" w:after="119"/>
              <w:contextualSpacing/>
              <w:jc w:val="center"/>
              <w:rPr>
                <w:rFonts w:ascii="Arial" w:hAnsi="Arial" w:cs="Arial"/>
                <w:sz w:val="18"/>
                <w:szCs w:val="18"/>
              </w:rPr>
            </w:pPr>
            <w:r>
              <w:rPr>
                <w:rFonts w:ascii="Arial" w:hAnsi="Arial" w:cs="Arial"/>
                <w:sz w:val="18"/>
                <w:szCs w:val="18"/>
              </w:rPr>
              <w:t>2</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3251CA" w14:textId="46E63EAE" w:rsidR="000F4B2A" w:rsidRDefault="008514BA">
            <w:pPr>
              <w:spacing w:before="280" w:after="119"/>
              <w:contextualSpacing/>
              <w:rPr>
                <w:rFonts w:ascii="Arial" w:hAnsi="Arial" w:cs="Arial"/>
                <w:sz w:val="18"/>
                <w:szCs w:val="18"/>
              </w:rPr>
            </w:pPr>
            <w:r>
              <w:rPr>
                <w:rFonts w:ascii="Arial" w:hAnsi="Arial" w:cs="Arial"/>
                <w:sz w:val="18"/>
                <w:szCs w:val="18"/>
              </w:rPr>
              <w:t>Proje için gerekli tercihlerin belirlenmesi.Tercihlerin detaylı bir şekilde araştırılıp doğruluğu sorgulanması.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789CC8" w14:textId="4A8054E3" w:rsidR="000F4B2A" w:rsidRDefault="00E45B53">
            <w:pPr>
              <w:spacing w:before="280" w:after="119"/>
              <w:contextualSpacing/>
              <w:jc w:val="center"/>
              <w:rPr>
                <w:rFonts w:ascii="Arial" w:hAnsi="Arial" w:cs="Arial"/>
                <w:sz w:val="18"/>
                <w:szCs w:val="18"/>
              </w:rPr>
            </w:pPr>
            <w:r>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237BCD" w14:textId="44B8E5E3" w:rsidR="000F4B2A" w:rsidRDefault="00E45B53">
            <w:pPr>
              <w:spacing w:before="280" w:after="119"/>
              <w:contextualSpacing/>
              <w:jc w:val="center"/>
              <w:rPr>
                <w:rFonts w:ascii="Arial" w:hAnsi="Arial" w:cs="Arial"/>
                <w:sz w:val="18"/>
                <w:szCs w:val="18"/>
              </w:rPr>
            </w:pPr>
            <w:r>
              <w:rPr>
                <w:rFonts w:ascii="Arial" w:hAnsi="Arial" w:cs="Arial"/>
                <w:sz w:val="18"/>
                <w:szCs w:val="18"/>
              </w:rPr>
              <w:t>1-2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512478" w14:textId="58532DD2" w:rsidR="000F4B2A" w:rsidRDefault="007B36CC">
            <w:pPr>
              <w:spacing w:before="280" w:after="119"/>
              <w:contextualSpacing/>
              <w:jc w:val="center"/>
              <w:rPr>
                <w:rFonts w:ascii="Arial" w:hAnsi="Arial" w:cs="Arial"/>
                <w:sz w:val="18"/>
                <w:szCs w:val="18"/>
              </w:rPr>
            </w:pPr>
            <w:r>
              <w:rPr>
                <w:rFonts w:ascii="Arial" w:hAnsi="Arial" w:cs="Arial"/>
                <w:sz w:val="18"/>
                <w:szCs w:val="18"/>
              </w:rPr>
              <w:t>Yüksek</w:t>
            </w:r>
          </w:p>
        </w:tc>
      </w:tr>
      <w:tr w:rsidR="008514BA" w14:paraId="6C2F2992" w14:textId="77777777" w:rsidTr="008514BA">
        <w:trPr>
          <w:trHeight w:val="45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A3A4C9" w14:textId="77777777"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3</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F56418" w14:textId="414D9907" w:rsidR="008514BA" w:rsidRDefault="008514BA" w:rsidP="008514BA">
            <w:pPr>
              <w:spacing w:before="280" w:after="119"/>
              <w:contextualSpacing/>
              <w:rPr>
                <w:rFonts w:ascii="Arial" w:hAnsi="Arial" w:cs="Arial"/>
                <w:sz w:val="18"/>
                <w:szCs w:val="18"/>
              </w:rPr>
            </w:pPr>
            <w:r>
              <w:rPr>
                <w:rFonts w:ascii="Arial" w:hAnsi="Arial" w:cs="Arial"/>
                <w:sz w:val="18"/>
                <w:szCs w:val="18"/>
              </w:rPr>
              <w:t>Araştırma sonucu belirlenen yapılacakların düzenli bir şekilde kayıt altına alınması ve kategorilenmesi.</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0DEBF3" w14:textId="38455F02"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218D16" w14:textId="3ADE641A"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1-</w:t>
            </w:r>
            <w:r w:rsidR="00D06A7B">
              <w:rPr>
                <w:rFonts w:ascii="Arial" w:hAnsi="Arial" w:cs="Arial"/>
                <w:sz w:val="18"/>
                <w:szCs w:val="18"/>
              </w:rPr>
              <w:t xml:space="preserve">2 </w:t>
            </w:r>
            <w:r>
              <w:rPr>
                <w:rFonts w:ascii="Arial" w:hAnsi="Arial" w:cs="Arial"/>
                <w:sz w:val="18"/>
                <w:szCs w:val="18"/>
              </w:rPr>
              <w:t>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2E6D98" w14:textId="2ADEE963" w:rsidR="008514BA" w:rsidRDefault="00076900" w:rsidP="008514BA">
            <w:pPr>
              <w:spacing w:before="280" w:after="119"/>
              <w:contextualSpacing/>
              <w:jc w:val="center"/>
              <w:rPr>
                <w:rFonts w:ascii="Arial" w:hAnsi="Arial" w:cs="Arial"/>
                <w:sz w:val="18"/>
                <w:szCs w:val="18"/>
              </w:rPr>
            </w:pPr>
            <w:r w:rsidRPr="00076900">
              <w:rPr>
                <w:rFonts w:ascii="Arial" w:hAnsi="Arial" w:cs="Arial"/>
                <w:color w:val="FF0000"/>
                <w:sz w:val="18"/>
                <w:szCs w:val="18"/>
              </w:rPr>
              <w:t>||Detaylica yaz</w:t>
            </w:r>
          </w:p>
        </w:tc>
      </w:tr>
      <w:tr w:rsidR="008514BA" w14:paraId="5D60443F" w14:textId="77777777" w:rsidTr="008514BA">
        <w:trPr>
          <w:trHeight w:val="438"/>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5ABF92" w14:textId="77777777"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4</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7435DA" w14:textId="699E03DA" w:rsidR="008514BA" w:rsidRDefault="008514BA" w:rsidP="008514BA">
            <w:pPr>
              <w:spacing w:before="280" w:after="119"/>
              <w:contextualSpacing/>
              <w:rPr>
                <w:rFonts w:ascii="Arial" w:hAnsi="Arial" w:cs="Arial"/>
                <w:sz w:val="18"/>
                <w:szCs w:val="18"/>
              </w:rPr>
            </w:pPr>
            <w:r>
              <w:rPr>
                <w:rFonts w:ascii="Arial" w:hAnsi="Arial" w:cs="Arial"/>
                <w:sz w:val="18"/>
                <w:szCs w:val="18"/>
              </w:rPr>
              <w:t>Kayıt altına alınan yapılacakların, concept tasarımlara dökülmesi.(Yapım aşaması için)</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42E907" w14:textId="585AA1B2"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F27CB2" w14:textId="6E9364BC"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1-</w:t>
            </w:r>
            <w:r w:rsidR="00D06A7B">
              <w:rPr>
                <w:rFonts w:ascii="Arial" w:hAnsi="Arial" w:cs="Arial"/>
                <w:sz w:val="18"/>
                <w:szCs w:val="18"/>
              </w:rPr>
              <w:t>3</w:t>
            </w:r>
            <w:r>
              <w:rPr>
                <w:rFonts w:ascii="Arial" w:hAnsi="Arial" w:cs="Arial"/>
                <w:sz w:val="18"/>
                <w:szCs w:val="18"/>
              </w:rPr>
              <w:t xml:space="preserve">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A6999F" w14:textId="483B1AE0"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Yüksek</w:t>
            </w:r>
          </w:p>
        </w:tc>
      </w:tr>
      <w:tr w:rsidR="008514BA" w14:paraId="66212CAE"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271CC5" w14:textId="77777777"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5</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87A361" w14:textId="615BF422" w:rsidR="008514BA" w:rsidRDefault="008514BA" w:rsidP="008514BA">
            <w:pPr>
              <w:spacing w:before="280" w:after="119"/>
              <w:contextualSpacing/>
              <w:rPr>
                <w:rFonts w:ascii="Arial" w:hAnsi="Arial" w:cs="Arial"/>
                <w:sz w:val="18"/>
                <w:szCs w:val="18"/>
              </w:rPr>
            </w:pPr>
            <w:r>
              <w:rPr>
                <w:rFonts w:ascii="Arial" w:hAnsi="Arial" w:cs="Arial"/>
                <w:sz w:val="18"/>
                <w:szCs w:val="18"/>
              </w:rPr>
              <w:t>Yapım aşaması.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93BD12" w14:textId="27FA1EEE"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C9268B" w14:textId="21D58B14"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1-</w:t>
            </w:r>
            <w:r w:rsidR="00D06A7B">
              <w:rPr>
                <w:rFonts w:ascii="Arial" w:hAnsi="Arial" w:cs="Arial"/>
                <w:sz w:val="18"/>
                <w:szCs w:val="18"/>
              </w:rPr>
              <w:t xml:space="preserve">7 </w:t>
            </w:r>
            <w:r>
              <w:rPr>
                <w:rFonts w:ascii="Arial" w:hAnsi="Arial" w:cs="Arial"/>
                <w:sz w:val="18"/>
                <w:szCs w:val="18"/>
              </w:rPr>
              <w:t>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D87585" w14:textId="1E77855E"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Çok Yüksek</w:t>
            </w:r>
          </w:p>
        </w:tc>
      </w:tr>
      <w:tr w:rsidR="008514BA" w14:paraId="585626BF"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948BC7" w14:textId="12D7B08C"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6</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C3213E" w14:textId="339BB658" w:rsidR="008514BA" w:rsidRDefault="008514BA" w:rsidP="008514BA">
            <w:pPr>
              <w:spacing w:before="280" w:after="119"/>
              <w:contextualSpacing/>
              <w:jc w:val="both"/>
              <w:rPr>
                <w:rFonts w:ascii="Arial" w:hAnsi="Arial" w:cs="Arial"/>
                <w:sz w:val="18"/>
                <w:szCs w:val="18"/>
              </w:rPr>
            </w:pPr>
            <w:r>
              <w:rPr>
                <w:rFonts w:ascii="Arial" w:hAnsi="Arial" w:cs="Arial"/>
                <w:sz w:val="18"/>
                <w:szCs w:val="18"/>
              </w:rPr>
              <w:t>3D Tasarımlar ve oyun içi çevre tasarımı.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DF1A18" w14:textId="6EBFE761" w:rsidR="008514BA" w:rsidRDefault="001E6759" w:rsidP="008514BA">
            <w:pPr>
              <w:spacing w:before="280" w:after="119"/>
              <w:contextualSpacing/>
              <w:jc w:val="center"/>
              <w:rPr>
                <w:rFonts w:ascii="Arial" w:hAnsi="Arial" w:cs="Arial"/>
                <w:sz w:val="18"/>
                <w:szCs w:val="18"/>
              </w:rPr>
            </w:pPr>
            <w:r>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F8EB01" w14:textId="386809A0" w:rsidR="008514BA" w:rsidRDefault="00D06A7B" w:rsidP="008514BA">
            <w:pPr>
              <w:spacing w:before="280" w:after="119"/>
              <w:contextualSpacing/>
              <w:jc w:val="center"/>
              <w:rPr>
                <w:rFonts w:ascii="Arial" w:hAnsi="Arial" w:cs="Arial"/>
                <w:sz w:val="18"/>
                <w:szCs w:val="18"/>
              </w:rPr>
            </w:pPr>
            <w:r>
              <w:rPr>
                <w:rFonts w:ascii="Arial" w:hAnsi="Arial" w:cs="Arial"/>
                <w:sz w:val="18"/>
                <w:szCs w:val="18"/>
              </w:rPr>
              <w:t>1-3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5C487F" w14:textId="78BFF614" w:rsidR="008514BA" w:rsidRDefault="00D06A7B" w:rsidP="008514BA">
            <w:pPr>
              <w:spacing w:before="280" w:after="119"/>
              <w:contextualSpacing/>
              <w:jc w:val="center"/>
              <w:rPr>
                <w:rFonts w:ascii="Arial" w:hAnsi="Arial" w:cs="Arial"/>
                <w:sz w:val="18"/>
                <w:szCs w:val="18"/>
              </w:rPr>
            </w:pPr>
            <w:r>
              <w:rPr>
                <w:rFonts w:ascii="Arial" w:hAnsi="Arial" w:cs="Arial"/>
                <w:sz w:val="18"/>
                <w:szCs w:val="18"/>
              </w:rPr>
              <w:t>Yüksek</w:t>
            </w:r>
          </w:p>
        </w:tc>
      </w:tr>
      <w:tr w:rsidR="008514BA" w14:paraId="440D4AB0"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98240F" w14:textId="360D76BA"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7</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AC2618" w14:textId="1095898A" w:rsidR="008514BA" w:rsidRDefault="008514BA" w:rsidP="008514BA">
            <w:pPr>
              <w:spacing w:before="280" w:after="119"/>
              <w:contextualSpacing/>
              <w:rPr>
                <w:rFonts w:ascii="Arial" w:hAnsi="Arial" w:cs="Arial"/>
                <w:sz w:val="18"/>
                <w:szCs w:val="18"/>
              </w:rPr>
            </w:pPr>
            <w:r>
              <w:rPr>
                <w:rFonts w:ascii="Arial" w:hAnsi="Arial" w:cs="Arial"/>
                <w:sz w:val="18"/>
                <w:szCs w:val="18"/>
              </w:rPr>
              <w:t>Programlar yazılması.Algoritmaların oluşturulması.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3E4DF8" w14:textId="531C5A37" w:rsidR="008514BA" w:rsidRDefault="001E6759" w:rsidP="008514BA">
            <w:pPr>
              <w:spacing w:before="280" w:after="119"/>
              <w:contextualSpacing/>
              <w:jc w:val="center"/>
              <w:rPr>
                <w:rFonts w:ascii="Arial" w:hAnsi="Arial" w:cs="Arial"/>
                <w:sz w:val="18"/>
                <w:szCs w:val="18"/>
              </w:rPr>
            </w:pPr>
            <w:r>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420878" w14:textId="01BB939A" w:rsidR="008514BA" w:rsidRDefault="00D06A7B" w:rsidP="008514BA">
            <w:pPr>
              <w:spacing w:before="280" w:after="119"/>
              <w:contextualSpacing/>
              <w:jc w:val="center"/>
              <w:rPr>
                <w:rFonts w:ascii="Arial" w:hAnsi="Arial" w:cs="Arial"/>
                <w:sz w:val="18"/>
                <w:szCs w:val="18"/>
              </w:rPr>
            </w:pPr>
            <w:r>
              <w:rPr>
                <w:rFonts w:ascii="Arial" w:hAnsi="Arial" w:cs="Arial"/>
                <w:sz w:val="18"/>
                <w:szCs w:val="18"/>
              </w:rPr>
              <w:t>1-6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BDA94" w14:textId="5F94C822" w:rsidR="008514BA" w:rsidRDefault="00D06A7B" w:rsidP="008514BA">
            <w:pPr>
              <w:spacing w:before="280" w:after="119"/>
              <w:contextualSpacing/>
              <w:jc w:val="center"/>
              <w:rPr>
                <w:rFonts w:ascii="Arial" w:hAnsi="Arial" w:cs="Arial"/>
                <w:sz w:val="18"/>
                <w:szCs w:val="18"/>
              </w:rPr>
            </w:pPr>
            <w:r>
              <w:rPr>
                <w:rFonts w:ascii="Arial" w:hAnsi="Arial" w:cs="Arial"/>
                <w:sz w:val="18"/>
                <w:szCs w:val="18"/>
              </w:rPr>
              <w:t>Yüksek</w:t>
            </w:r>
          </w:p>
        </w:tc>
      </w:tr>
      <w:tr w:rsidR="008514BA" w14:paraId="013F53CC"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EDBBC0" w14:textId="3D909443"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8</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487E53" w14:textId="71AACE06" w:rsidR="008514BA" w:rsidRDefault="008514BA" w:rsidP="008514BA">
            <w:pPr>
              <w:spacing w:before="280" w:after="119"/>
              <w:contextualSpacing/>
              <w:jc w:val="both"/>
              <w:rPr>
                <w:rFonts w:ascii="Arial" w:hAnsi="Arial" w:cs="Arial"/>
                <w:sz w:val="18"/>
                <w:szCs w:val="18"/>
              </w:rPr>
            </w:pPr>
            <w:r>
              <w:rPr>
                <w:rFonts w:ascii="Arial" w:hAnsi="Arial" w:cs="Arial"/>
                <w:sz w:val="18"/>
                <w:szCs w:val="18"/>
              </w:rPr>
              <w:t>Kullanıcı arayüz tasarımı.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234497" w14:textId="01BDD211" w:rsidR="008514BA" w:rsidRDefault="001E6759" w:rsidP="008514BA">
            <w:pPr>
              <w:spacing w:before="280" w:after="119"/>
              <w:contextualSpacing/>
              <w:jc w:val="center"/>
              <w:rPr>
                <w:rFonts w:ascii="Arial" w:hAnsi="Arial" w:cs="Arial"/>
                <w:sz w:val="18"/>
                <w:szCs w:val="18"/>
              </w:rPr>
            </w:pPr>
            <w:r>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0B3A3B" w14:textId="197F9959" w:rsidR="008514BA" w:rsidRDefault="00D06A7B" w:rsidP="008514BA">
            <w:pPr>
              <w:spacing w:before="280" w:after="119"/>
              <w:contextualSpacing/>
              <w:jc w:val="center"/>
              <w:rPr>
                <w:rFonts w:ascii="Arial" w:hAnsi="Arial" w:cs="Arial"/>
                <w:sz w:val="18"/>
                <w:szCs w:val="18"/>
              </w:rPr>
            </w:pPr>
            <w:r>
              <w:rPr>
                <w:rFonts w:ascii="Arial" w:hAnsi="Arial" w:cs="Arial"/>
                <w:sz w:val="18"/>
                <w:szCs w:val="18"/>
              </w:rPr>
              <w:t>1-3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C5E06B" w14:textId="77505333" w:rsidR="008514BA" w:rsidRDefault="00D06A7B" w:rsidP="008514BA">
            <w:pPr>
              <w:spacing w:before="280" w:after="119"/>
              <w:contextualSpacing/>
              <w:jc w:val="center"/>
              <w:rPr>
                <w:rFonts w:ascii="Arial" w:hAnsi="Arial" w:cs="Arial"/>
                <w:sz w:val="18"/>
                <w:szCs w:val="18"/>
              </w:rPr>
            </w:pPr>
            <w:r>
              <w:rPr>
                <w:rFonts w:ascii="Arial" w:hAnsi="Arial" w:cs="Arial"/>
                <w:sz w:val="18"/>
                <w:szCs w:val="18"/>
              </w:rPr>
              <w:t>Yüksek</w:t>
            </w:r>
          </w:p>
        </w:tc>
      </w:tr>
      <w:tr w:rsidR="008514BA" w14:paraId="43B02832"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2E2D49" w14:textId="5802D177" w:rsidR="008514BA" w:rsidRDefault="008514BA" w:rsidP="008514BA">
            <w:pPr>
              <w:spacing w:before="280" w:after="119"/>
              <w:contextualSpacing/>
              <w:jc w:val="center"/>
              <w:rPr>
                <w:rFonts w:ascii="Arial" w:hAnsi="Arial" w:cs="Arial"/>
                <w:sz w:val="18"/>
                <w:szCs w:val="18"/>
              </w:rPr>
            </w:pPr>
            <w:r>
              <w:rPr>
                <w:rFonts w:ascii="Arial" w:hAnsi="Arial" w:cs="Arial"/>
                <w:sz w:val="18"/>
                <w:szCs w:val="18"/>
              </w:rPr>
              <w:t>9</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8C1161" w14:textId="0CCC3B97" w:rsidR="008514BA" w:rsidRDefault="008514BA" w:rsidP="008514BA">
            <w:pPr>
              <w:spacing w:before="280" w:after="119"/>
              <w:contextualSpacing/>
              <w:jc w:val="both"/>
              <w:rPr>
                <w:rFonts w:ascii="Arial" w:hAnsi="Arial" w:cs="Arial"/>
                <w:sz w:val="18"/>
                <w:szCs w:val="18"/>
              </w:rPr>
            </w:pPr>
            <w:r>
              <w:rPr>
                <w:rFonts w:ascii="Arial" w:hAnsi="Arial" w:cs="Arial"/>
                <w:sz w:val="18"/>
                <w:szCs w:val="18"/>
              </w:rPr>
              <w:t>Tasarımlar ve Programların birleştirilerek entegre edilmesi.</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837121" w14:textId="6A3080BC" w:rsidR="008514BA" w:rsidRDefault="001E6759" w:rsidP="008514BA">
            <w:pPr>
              <w:spacing w:before="280" w:after="119"/>
              <w:contextualSpacing/>
              <w:jc w:val="center"/>
              <w:rPr>
                <w:rFonts w:ascii="Arial" w:hAnsi="Arial" w:cs="Arial"/>
                <w:sz w:val="18"/>
                <w:szCs w:val="18"/>
              </w:rPr>
            </w:pPr>
            <w:r>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97F659" w14:textId="7875A3BE" w:rsidR="008514BA" w:rsidRPr="00D06A7B" w:rsidRDefault="00D06A7B" w:rsidP="00D06A7B">
            <w:pPr>
              <w:spacing w:before="280" w:after="119"/>
              <w:jc w:val="center"/>
              <w:rPr>
                <w:rFonts w:ascii="Arial" w:hAnsi="Arial" w:cs="Arial"/>
                <w:sz w:val="18"/>
                <w:szCs w:val="18"/>
              </w:rPr>
            </w:pPr>
            <w:r>
              <w:rPr>
                <w:rFonts w:ascii="Arial" w:hAnsi="Arial" w:cs="Arial"/>
                <w:sz w:val="18"/>
                <w:szCs w:val="18"/>
              </w:rPr>
              <w:t>1-7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29BCE" w14:textId="69CE9CE3" w:rsidR="008514BA" w:rsidRDefault="00D06A7B" w:rsidP="008514BA">
            <w:pPr>
              <w:spacing w:before="280" w:after="119"/>
              <w:contextualSpacing/>
              <w:jc w:val="center"/>
              <w:rPr>
                <w:rFonts w:ascii="Arial" w:hAnsi="Arial" w:cs="Arial"/>
                <w:sz w:val="18"/>
                <w:szCs w:val="18"/>
              </w:rPr>
            </w:pPr>
            <w:r>
              <w:rPr>
                <w:rFonts w:ascii="Arial" w:hAnsi="Arial" w:cs="Arial"/>
                <w:sz w:val="18"/>
                <w:szCs w:val="18"/>
              </w:rPr>
              <w:t>Yüksek</w:t>
            </w:r>
          </w:p>
        </w:tc>
      </w:tr>
    </w:tbl>
    <w:p w14:paraId="454C56D4" w14:textId="77777777" w:rsidR="000F4B2A" w:rsidRDefault="000F4B2A">
      <w:pPr>
        <w:pStyle w:val="WW-NormalWeb1"/>
        <w:spacing w:before="0" w:after="0"/>
        <w:rPr>
          <w:rFonts w:ascii="Arial" w:hAnsi="Arial" w:cs="Arial"/>
          <w:sz w:val="22"/>
          <w:szCs w:val="22"/>
        </w:rPr>
      </w:pPr>
    </w:p>
    <w:p w14:paraId="1CABDC55" w14:textId="74287D99" w:rsidR="000F4B2A" w:rsidRDefault="00C91494">
      <w:pPr>
        <w:pStyle w:val="WW-NormalWeb1"/>
        <w:spacing w:before="0" w:after="0"/>
        <w:ind w:left="142"/>
        <w:rPr>
          <w:rFonts w:ascii="Arial" w:hAnsi="Arial"/>
          <w:bCs/>
          <w:sz w:val="16"/>
          <w:szCs w:val="18"/>
        </w:rPr>
        <w:sectPr w:rsidR="000F4B2A">
          <w:headerReference w:type="default" r:id="rId17"/>
          <w:footerReference w:type="default" r:id="rId18"/>
          <w:pgSz w:w="16838" w:h="11906" w:orient="landscape"/>
          <w:pgMar w:top="1418" w:right="1418" w:bottom="1418" w:left="1418" w:header="709" w:footer="709" w:gutter="0"/>
          <w:cols w:space="720"/>
          <w:formProt w:val="0"/>
          <w:docGrid w:linePitch="360" w:charSpace="8192"/>
        </w:sectPr>
      </w:pPr>
      <w:r>
        <w:rPr>
          <w:rFonts w:ascii="Arial" w:hAnsi="Arial"/>
          <w:bCs/>
          <w:sz w:val="16"/>
          <w:szCs w:val="18"/>
        </w:rPr>
        <w:t>(*) Çizelgedeki satırlar ve sütunlar gerektiği kadar genişletilebilir ve çoğaltılabilir</w:t>
      </w:r>
    </w:p>
    <w:p w14:paraId="08307024" w14:textId="77777777" w:rsidR="000F4B2A" w:rsidRDefault="000F4B2A">
      <w:pPr>
        <w:widowControl/>
        <w:spacing w:line="480" w:lineRule="auto"/>
        <w:jc w:val="both"/>
        <w:rPr>
          <w:rFonts w:ascii="Arial" w:hAnsi="Arial" w:cs="Arial"/>
          <w:sz w:val="18"/>
          <w:szCs w:val="18"/>
        </w:rPr>
      </w:pPr>
    </w:p>
    <w:p w14:paraId="454ABE97" w14:textId="77777777" w:rsidR="000F4B2A" w:rsidRDefault="00C91494">
      <w:pPr>
        <w:widowControl/>
        <w:numPr>
          <w:ilvl w:val="1"/>
          <w:numId w:val="4"/>
        </w:numPr>
        <w:spacing w:line="480" w:lineRule="auto"/>
        <w:ind w:left="284"/>
        <w:jc w:val="both"/>
        <w:rPr>
          <w:rFonts w:ascii="Arial" w:hAnsi="Arial" w:cs="Arial"/>
          <w:sz w:val="18"/>
          <w:szCs w:val="18"/>
        </w:rPr>
      </w:pPr>
      <w:r>
        <w:rPr>
          <w:rFonts w:ascii="Arial" w:hAnsi="Arial" w:cs="Arial"/>
          <w:b/>
          <w:bCs/>
          <w:sz w:val="18"/>
          <w:szCs w:val="18"/>
        </w:rPr>
        <w:t>Risk Yönetimi</w:t>
      </w:r>
    </w:p>
    <w:p w14:paraId="5F7E7275" w14:textId="77777777" w:rsidR="000F4B2A" w:rsidRDefault="00C91494">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10F9D6E9" w14:textId="77777777" w:rsidR="000F4B2A" w:rsidRDefault="000F4B2A">
      <w:pPr>
        <w:pStyle w:val="WW-NormalWeb1"/>
        <w:spacing w:before="0" w:after="0"/>
        <w:jc w:val="both"/>
        <w:rPr>
          <w:rFonts w:ascii="Arial" w:hAnsi="Arial" w:cs="Arial"/>
          <w:color w:val="FF0000"/>
          <w:sz w:val="18"/>
          <w:szCs w:val="18"/>
        </w:rPr>
      </w:pPr>
    </w:p>
    <w:p w14:paraId="5BB66B67" w14:textId="77777777" w:rsidR="000F4B2A" w:rsidRDefault="00C91494">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926" w:type="pct"/>
        <w:jc w:val="center"/>
        <w:tblCellMar>
          <w:left w:w="70" w:type="dxa"/>
          <w:right w:w="70" w:type="dxa"/>
        </w:tblCellMar>
        <w:tblLook w:val="04A0" w:firstRow="1" w:lastRow="0" w:firstColumn="1" w:lastColumn="0" w:noHBand="0" w:noVBand="1"/>
      </w:tblPr>
      <w:tblGrid>
        <w:gridCol w:w="844"/>
        <w:gridCol w:w="3905"/>
        <w:gridCol w:w="4325"/>
      </w:tblGrid>
      <w:tr w:rsidR="000F4B2A" w14:paraId="22D1AAAB" w14:textId="77777777" w:rsidTr="00E45B53">
        <w:trPr>
          <w:trHeight w:val="443"/>
          <w:jc w:val="center"/>
        </w:trPr>
        <w:tc>
          <w:tcPr>
            <w:tcW w:w="5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43488E" w14:textId="77777777" w:rsidR="000F4B2A" w:rsidRDefault="00C91494">
            <w:pPr>
              <w:jc w:val="center"/>
              <w:rPr>
                <w:rFonts w:ascii="Arial" w:hAnsi="Arial" w:cs="Arial"/>
                <w:b/>
                <w:bCs/>
                <w:sz w:val="18"/>
                <w:szCs w:val="18"/>
              </w:rPr>
            </w:pPr>
            <w:r>
              <w:rPr>
                <w:rFonts w:ascii="Arial" w:hAnsi="Arial" w:cs="Arial"/>
                <w:b/>
                <w:bCs/>
                <w:sz w:val="18"/>
                <w:szCs w:val="18"/>
              </w:rPr>
              <w:t>İP No</w:t>
            </w:r>
          </w:p>
        </w:tc>
        <w:tc>
          <w:tcPr>
            <w:tcW w:w="403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4325E9" w14:textId="77777777" w:rsidR="000F4B2A" w:rsidRDefault="00C91494">
            <w:pPr>
              <w:jc w:val="center"/>
              <w:rPr>
                <w:rFonts w:ascii="Arial" w:hAnsi="Arial" w:cs="Arial"/>
                <w:b/>
                <w:bCs/>
                <w:sz w:val="18"/>
                <w:szCs w:val="18"/>
              </w:rPr>
            </w:pPr>
            <w:r>
              <w:rPr>
                <w:rFonts w:ascii="Arial" w:hAnsi="Arial" w:cs="Arial"/>
                <w:b/>
                <w:bCs/>
                <w:sz w:val="18"/>
                <w:szCs w:val="18"/>
              </w:rPr>
              <w:t>En Önemli Riskler</w:t>
            </w:r>
          </w:p>
        </w:tc>
        <w:tc>
          <w:tcPr>
            <w:tcW w:w="44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122993" w14:textId="77777777" w:rsidR="000F4B2A" w:rsidRDefault="00C91494">
            <w:pPr>
              <w:jc w:val="center"/>
              <w:rPr>
                <w:rFonts w:ascii="Arial" w:hAnsi="Arial" w:cs="Arial"/>
                <w:b/>
                <w:bCs/>
                <w:sz w:val="18"/>
                <w:szCs w:val="18"/>
              </w:rPr>
            </w:pPr>
            <w:r>
              <w:rPr>
                <w:rFonts w:ascii="Arial" w:hAnsi="Arial" w:cs="Arial"/>
                <w:b/>
                <w:bCs/>
                <w:sz w:val="18"/>
                <w:szCs w:val="18"/>
              </w:rPr>
              <w:t>Risk Yönetimi (B Planı)</w:t>
            </w:r>
          </w:p>
        </w:tc>
      </w:tr>
      <w:tr w:rsidR="000F4B2A" w14:paraId="23E48187"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8D39C9" w14:textId="2A8FFB16" w:rsidR="000F4B2A" w:rsidRPr="009B31EA" w:rsidRDefault="00076900">
            <w:pPr>
              <w:rPr>
                <w:rFonts w:ascii="Arial" w:hAnsi="Arial" w:cs="Arial"/>
                <w:sz w:val="18"/>
                <w:szCs w:val="18"/>
                <w:highlight w:val="yellow"/>
                <w:rPrChange w:id="803" w:author="Evrim Guler" w:date="2021-04-19T02:58:00Z">
                  <w:rPr>
                    <w:rFonts w:ascii="Arial" w:hAnsi="Arial" w:cs="Arial"/>
                    <w:sz w:val="18"/>
                    <w:szCs w:val="18"/>
                  </w:rPr>
                </w:rPrChange>
              </w:rPr>
            </w:pPr>
            <w:r w:rsidRPr="009B31EA">
              <w:rPr>
                <w:rFonts w:ascii="Arial" w:hAnsi="Arial" w:cs="Arial"/>
                <w:color w:val="FF0000"/>
                <w:sz w:val="18"/>
                <w:szCs w:val="18"/>
                <w:highlight w:val="yellow"/>
                <w:rPrChange w:id="804" w:author="Evrim Guler" w:date="2021-04-19T02:58:00Z">
                  <w:rPr>
                    <w:rFonts w:ascii="Arial" w:hAnsi="Arial" w:cs="Arial"/>
                    <w:color w:val="FF0000"/>
                    <w:sz w:val="18"/>
                    <w:szCs w:val="18"/>
                  </w:rPr>
                </w:rPrChange>
              </w:rPr>
              <w:t>||Degistir</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24EEC1CB" w14:textId="5DDB1651" w:rsidR="000F4B2A" w:rsidRPr="009B31EA" w:rsidRDefault="007B36CC">
            <w:pPr>
              <w:rPr>
                <w:rFonts w:ascii="Arial" w:hAnsi="Arial" w:cs="Arial"/>
                <w:sz w:val="18"/>
                <w:szCs w:val="18"/>
                <w:highlight w:val="yellow"/>
                <w:rPrChange w:id="805" w:author="Evrim Guler" w:date="2021-04-19T02:58:00Z">
                  <w:rPr>
                    <w:rFonts w:ascii="Arial" w:hAnsi="Arial" w:cs="Arial"/>
                    <w:sz w:val="18"/>
                    <w:szCs w:val="18"/>
                  </w:rPr>
                </w:rPrChange>
              </w:rPr>
            </w:pPr>
            <w:r w:rsidRPr="009B31EA">
              <w:rPr>
                <w:rFonts w:ascii="Arial" w:hAnsi="Arial" w:cs="Arial"/>
                <w:sz w:val="18"/>
                <w:szCs w:val="18"/>
                <w:highlight w:val="yellow"/>
                <w:rPrChange w:id="806" w:author="Evrim Guler" w:date="2021-04-19T02:58:00Z">
                  <w:rPr>
                    <w:rFonts w:ascii="Arial" w:hAnsi="Arial" w:cs="Arial"/>
                    <w:sz w:val="18"/>
                    <w:szCs w:val="18"/>
                  </w:rPr>
                </w:rPrChange>
              </w:rPr>
              <w:t>Proje’nin detaylılığı tarafından ortaya çıkacak karmaşıklığın kullanıcı tarafından anlaşılamaması.Bu yüzden kullanıcının istenileni yapamaması.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D4031" w14:textId="65EDD434" w:rsidR="000F4B2A" w:rsidRPr="009B31EA" w:rsidRDefault="00377C69">
            <w:pPr>
              <w:rPr>
                <w:rFonts w:ascii="Arial" w:hAnsi="Arial" w:cs="Arial"/>
                <w:sz w:val="18"/>
                <w:szCs w:val="18"/>
                <w:highlight w:val="yellow"/>
                <w:rPrChange w:id="807" w:author="Evrim Guler" w:date="2021-04-19T02:58:00Z">
                  <w:rPr>
                    <w:rFonts w:ascii="Arial" w:hAnsi="Arial" w:cs="Arial"/>
                    <w:sz w:val="18"/>
                    <w:szCs w:val="18"/>
                  </w:rPr>
                </w:rPrChange>
              </w:rPr>
            </w:pPr>
            <w:r w:rsidRPr="009B31EA">
              <w:rPr>
                <w:rFonts w:ascii="Arial" w:hAnsi="Arial" w:cs="Arial"/>
                <w:sz w:val="18"/>
                <w:szCs w:val="18"/>
                <w:highlight w:val="yellow"/>
                <w:rPrChange w:id="808" w:author="Evrim Guler" w:date="2021-04-19T02:58:00Z">
                  <w:rPr>
                    <w:rFonts w:ascii="Arial" w:hAnsi="Arial" w:cs="Arial"/>
                    <w:sz w:val="18"/>
                    <w:szCs w:val="18"/>
                  </w:rPr>
                </w:rPrChange>
              </w:rPr>
              <w:t>Oyun içerisinde kullanıcının hareketlerini ve kararlarını arka planda saklayacak algoritmalar bulunacak.Bu verilerden elde edilen sonuçlar incelenerek kullanıcının yaşadığı sorunlar ele alınacak.Kullanıcı ile iletişimde olacak tüm geliştirmeler ani değişikliğe hazır halde olacak.Bu sayede sorun algılandığı taktirde hızlıca çözümler aranmaya başlanacak.</w:t>
            </w:r>
          </w:p>
        </w:tc>
      </w:tr>
      <w:tr w:rsidR="000F4B2A" w14:paraId="3E8CBC18"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49D6E9" w14:textId="77777777" w:rsidR="000F4B2A" w:rsidRPr="009B31EA" w:rsidRDefault="00C91494">
            <w:pPr>
              <w:rPr>
                <w:rFonts w:ascii="Arial" w:hAnsi="Arial" w:cs="Arial"/>
                <w:sz w:val="18"/>
                <w:szCs w:val="18"/>
                <w:highlight w:val="yellow"/>
                <w:rPrChange w:id="809" w:author="Evrim Guler" w:date="2021-04-19T02:58:00Z">
                  <w:rPr>
                    <w:rFonts w:ascii="Arial" w:hAnsi="Arial" w:cs="Arial"/>
                    <w:sz w:val="18"/>
                    <w:szCs w:val="18"/>
                  </w:rPr>
                </w:rPrChange>
              </w:rPr>
            </w:pPr>
            <w:r w:rsidRPr="009B31EA">
              <w:rPr>
                <w:rFonts w:ascii="Arial" w:hAnsi="Arial" w:cs="Arial"/>
                <w:sz w:val="18"/>
                <w:szCs w:val="18"/>
                <w:highlight w:val="yellow"/>
                <w:rPrChange w:id="810" w:author="Evrim Guler" w:date="2021-04-19T02:58:00Z">
                  <w:rPr>
                    <w:rFonts w:ascii="Arial" w:hAnsi="Arial" w:cs="Arial"/>
                    <w:sz w:val="18"/>
                    <w:szCs w:val="18"/>
                  </w:rPr>
                </w:rPrChange>
              </w:rPr>
              <w:t>2</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7BC66B54" w14:textId="384F91F7" w:rsidR="000F4B2A" w:rsidRPr="009B31EA" w:rsidRDefault="00E45B53">
            <w:pPr>
              <w:rPr>
                <w:rFonts w:ascii="Arial" w:hAnsi="Arial" w:cs="Arial"/>
                <w:sz w:val="18"/>
                <w:szCs w:val="18"/>
                <w:highlight w:val="yellow"/>
                <w:rPrChange w:id="811" w:author="Evrim Guler" w:date="2021-04-19T02:58:00Z">
                  <w:rPr>
                    <w:rFonts w:ascii="Arial" w:hAnsi="Arial" w:cs="Arial"/>
                    <w:sz w:val="18"/>
                    <w:szCs w:val="18"/>
                  </w:rPr>
                </w:rPrChange>
              </w:rPr>
            </w:pPr>
            <w:r w:rsidRPr="009B31EA">
              <w:rPr>
                <w:rFonts w:ascii="Arial" w:hAnsi="Arial" w:cs="Arial"/>
                <w:sz w:val="18"/>
                <w:szCs w:val="18"/>
                <w:highlight w:val="yellow"/>
                <w:rPrChange w:id="812" w:author="Evrim Guler" w:date="2021-04-19T02:58:00Z">
                  <w:rPr>
                    <w:rFonts w:ascii="Arial" w:hAnsi="Arial" w:cs="Arial"/>
                    <w:sz w:val="18"/>
                    <w:szCs w:val="18"/>
                  </w:rPr>
                </w:rPrChange>
              </w:rPr>
              <w:t>Oyun içerisinde anlık olarak yapılması gerekenlerin kullanıcı tarafından düşünülememesi,aklına gelmemesi gibi durumlar yüzünden oynanış bölümünde kullanıcının takılması.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068AF" w14:textId="6C091AAB" w:rsidR="00E45B53" w:rsidRPr="009B31EA" w:rsidRDefault="00E45B53" w:rsidP="00E45B53">
            <w:pPr>
              <w:rPr>
                <w:rFonts w:ascii="Arial" w:hAnsi="Arial" w:cs="Arial"/>
                <w:sz w:val="18"/>
                <w:szCs w:val="18"/>
                <w:highlight w:val="yellow"/>
                <w:rPrChange w:id="813" w:author="Evrim Guler" w:date="2021-04-19T02:58:00Z">
                  <w:rPr>
                    <w:rFonts w:ascii="Arial" w:hAnsi="Arial" w:cs="Arial"/>
                    <w:sz w:val="18"/>
                    <w:szCs w:val="18"/>
                  </w:rPr>
                </w:rPrChange>
              </w:rPr>
            </w:pPr>
            <w:r w:rsidRPr="009B31EA">
              <w:rPr>
                <w:rFonts w:ascii="Arial" w:hAnsi="Arial" w:cs="Arial"/>
                <w:sz w:val="18"/>
                <w:szCs w:val="18"/>
                <w:highlight w:val="yellow"/>
                <w:rPrChange w:id="814" w:author="Evrim Guler" w:date="2021-04-19T02:58:00Z">
                  <w:rPr>
                    <w:rFonts w:ascii="Arial" w:hAnsi="Arial" w:cs="Arial"/>
                    <w:sz w:val="18"/>
                    <w:szCs w:val="18"/>
                  </w:rPr>
                </w:rPrChange>
              </w:rPr>
              <w:t xml:space="preserve">Zamana bağlı bir sayaç ile eğer kullanıcı gereğinden fazla şekilde zaman harcadığında , kullanıcıya gerekli ipucular </w:t>
            </w:r>
            <w:r w:rsidR="00377C69" w:rsidRPr="009B31EA">
              <w:rPr>
                <w:rFonts w:ascii="Arial" w:hAnsi="Arial" w:cs="Arial"/>
                <w:sz w:val="18"/>
                <w:szCs w:val="18"/>
                <w:highlight w:val="yellow"/>
                <w:rPrChange w:id="815" w:author="Evrim Guler" w:date="2021-04-19T02:58:00Z">
                  <w:rPr>
                    <w:rFonts w:ascii="Arial" w:hAnsi="Arial" w:cs="Arial"/>
                    <w:sz w:val="18"/>
                    <w:szCs w:val="18"/>
                  </w:rPr>
                </w:rPrChange>
              </w:rPr>
              <w:t>verilecek</w:t>
            </w:r>
            <w:r w:rsidRPr="009B31EA">
              <w:rPr>
                <w:rFonts w:ascii="Arial" w:hAnsi="Arial" w:cs="Arial"/>
                <w:sz w:val="18"/>
                <w:szCs w:val="18"/>
                <w:highlight w:val="yellow"/>
                <w:rPrChange w:id="816" w:author="Evrim Guler" w:date="2021-04-19T02:58:00Z">
                  <w:rPr>
                    <w:rFonts w:ascii="Arial" w:hAnsi="Arial" w:cs="Arial"/>
                    <w:sz w:val="18"/>
                    <w:szCs w:val="18"/>
                  </w:rPr>
                </w:rPrChange>
              </w:rPr>
              <w:t>.</w:t>
            </w:r>
            <w:r w:rsidR="00377C69" w:rsidRPr="009B31EA">
              <w:rPr>
                <w:rFonts w:ascii="Arial" w:hAnsi="Arial" w:cs="Arial"/>
                <w:sz w:val="18"/>
                <w:szCs w:val="18"/>
                <w:highlight w:val="yellow"/>
                <w:rPrChange w:id="817" w:author="Evrim Guler" w:date="2021-04-19T02:58:00Z">
                  <w:rPr>
                    <w:rFonts w:ascii="Arial" w:hAnsi="Arial" w:cs="Arial"/>
                    <w:sz w:val="18"/>
                    <w:szCs w:val="18"/>
                  </w:rPr>
                </w:rPrChange>
              </w:rPr>
              <w:t>Tekrar edilen hatalarda oyun devreye girerek kullanıcıya çözümü bulmaya yönelik bilgiler verilecek.</w:t>
            </w:r>
          </w:p>
        </w:tc>
      </w:tr>
      <w:tr w:rsidR="00F81978" w14:paraId="4859E337"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2A4BCA" w14:textId="1BC78E3D" w:rsidR="00F81978" w:rsidRPr="009B31EA" w:rsidRDefault="00F81978">
            <w:pPr>
              <w:rPr>
                <w:rFonts w:ascii="Arial" w:hAnsi="Arial" w:cs="Arial"/>
                <w:sz w:val="18"/>
                <w:szCs w:val="18"/>
                <w:highlight w:val="yellow"/>
                <w:rPrChange w:id="818" w:author="Evrim Guler" w:date="2021-04-19T02:58:00Z">
                  <w:rPr>
                    <w:rFonts w:ascii="Arial" w:hAnsi="Arial" w:cs="Arial"/>
                    <w:sz w:val="18"/>
                    <w:szCs w:val="18"/>
                  </w:rPr>
                </w:rPrChange>
              </w:rPr>
            </w:pPr>
            <w:r w:rsidRPr="009B31EA">
              <w:rPr>
                <w:rFonts w:ascii="Arial" w:hAnsi="Arial" w:cs="Arial"/>
                <w:sz w:val="18"/>
                <w:szCs w:val="18"/>
                <w:highlight w:val="yellow"/>
                <w:rPrChange w:id="819" w:author="Evrim Guler" w:date="2021-04-19T02:58:00Z">
                  <w:rPr>
                    <w:rFonts w:ascii="Arial" w:hAnsi="Arial" w:cs="Arial"/>
                    <w:sz w:val="18"/>
                    <w:szCs w:val="18"/>
                  </w:rPr>
                </w:rPrChange>
              </w:rPr>
              <w:t>3</w:t>
            </w:r>
          </w:p>
          <w:p w14:paraId="50EF9CF2" w14:textId="7AAA40B2" w:rsidR="00F81978" w:rsidRPr="009B31EA" w:rsidRDefault="00F81978">
            <w:pPr>
              <w:rPr>
                <w:rFonts w:ascii="Arial" w:hAnsi="Arial" w:cs="Arial"/>
                <w:sz w:val="18"/>
                <w:szCs w:val="18"/>
                <w:highlight w:val="yellow"/>
                <w:rPrChange w:id="820" w:author="Evrim Guler" w:date="2021-04-19T02:58:00Z">
                  <w:rPr>
                    <w:rFonts w:ascii="Arial" w:hAnsi="Arial" w:cs="Arial"/>
                    <w:sz w:val="18"/>
                    <w:szCs w:val="18"/>
                  </w:rPr>
                </w:rPrChange>
              </w:rPr>
            </w:pP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1364DDC3" w14:textId="2B4E54D1" w:rsidR="00F81978" w:rsidRPr="009B31EA" w:rsidRDefault="00845001">
            <w:pPr>
              <w:rPr>
                <w:rFonts w:ascii="Arial" w:hAnsi="Arial" w:cs="Arial"/>
                <w:sz w:val="18"/>
                <w:szCs w:val="18"/>
                <w:highlight w:val="yellow"/>
                <w:rPrChange w:id="821" w:author="Evrim Guler" w:date="2021-04-19T02:58:00Z">
                  <w:rPr>
                    <w:rFonts w:ascii="Arial" w:hAnsi="Arial" w:cs="Arial"/>
                    <w:sz w:val="18"/>
                    <w:szCs w:val="18"/>
                  </w:rPr>
                </w:rPrChange>
              </w:rPr>
            </w:pPr>
            <w:r w:rsidRPr="009B31EA">
              <w:rPr>
                <w:rFonts w:ascii="Arial" w:hAnsi="Arial" w:cs="Arial"/>
                <w:sz w:val="18"/>
                <w:szCs w:val="18"/>
                <w:highlight w:val="yellow"/>
                <w:lang w:val="en-US"/>
                <w:rPrChange w:id="822" w:author="Evrim Guler" w:date="2021-04-19T02:58:00Z">
                  <w:rPr>
                    <w:rFonts w:ascii="Arial" w:hAnsi="Arial" w:cs="Arial"/>
                    <w:sz w:val="18"/>
                    <w:szCs w:val="18"/>
                    <w:lang w:val="en-US"/>
                  </w:rPr>
                </w:rPrChange>
              </w:rPr>
              <w:t>Proje’de kullanılan programlarda Teknik sorun meydana gelmesi ve projeyi olumsuz etkilemesi.</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9C4042" w14:textId="1B481853" w:rsidR="00F81978" w:rsidRPr="009B31EA" w:rsidRDefault="00845001" w:rsidP="00E45B53">
            <w:pPr>
              <w:rPr>
                <w:rFonts w:ascii="Arial" w:hAnsi="Arial" w:cs="Arial"/>
                <w:sz w:val="18"/>
                <w:szCs w:val="18"/>
                <w:highlight w:val="yellow"/>
                <w:rPrChange w:id="823" w:author="Evrim Guler" w:date="2021-04-19T02:58:00Z">
                  <w:rPr>
                    <w:rFonts w:ascii="Arial" w:hAnsi="Arial" w:cs="Arial"/>
                    <w:sz w:val="18"/>
                    <w:szCs w:val="18"/>
                  </w:rPr>
                </w:rPrChange>
              </w:rPr>
            </w:pPr>
            <w:r w:rsidRPr="009B31EA">
              <w:rPr>
                <w:rFonts w:ascii="Arial" w:hAnsi="Arial" w:cs="Arial"/>
                <w:sz w:val="18"/>
                <w:szCs w:val="18"/>
                <w:highlight w:val="yellow"/>
                <w:rPrChange w:id="824" w:author="Evrim Guler" w:date="2021-04-19T02:58:00Z">
                  <w:rPr>
                    <w:rFonts w:ascii="Arial" w:hAnsi="Arial" w:cs="Arial"/>
                    <w:sz w:val="18"/>
                    <w:szCs w:val="18"/>
                  </w:rPr>
                </w:rPrChange>
              </w:rPr>
              <w:t>Proje mümkün olduğunca</w:t>
            </w:r>
            <w:r w:rsidR="00377C69" w:rsidRPr="009B31EA">
              <w:rPr>
                <w:rFonts w:ascii="Arial" w:hAnsi="Arial" w:cs="Arial"/>
                <w:sz w:val="18"/>
                <w:szCs w:val="18"/>
                <w:highlight w:val="yellow"/>
                <w:rPrChange w:id="825" w:author="Evrim Guler" w:date="2021-04-19T02:58:00Z">
                  <w:rPr>
                    <w:rFonts w:ascii="Arial" w:hAnsi="Arial" w:cs="Arial"/>
                    <w:sz w:val="18"/>
                    <w:szCs w:val="18"/>
                  </w:rPr>
                </w:rPrChange>
              </w:rPr>
              <w:t xml:space="preserve"> stabil programlar üzerine kurulacak.Programlar üzerinde oluşabilecek değişkenler, stabilliğini etkileyecek tüm geliştirmeler dikkatli bir şekilde uygulanacak.Geliştirmeler yapılmadan önce testler yapılacak.</w:t>
            </w:r>
          </w:p>
        </w:tc>
      </w:tr>
      <w:tr w:rsidR="00F81978" w14:paraId="44EDB4D5"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E87C88" w14:textId="477141A4" w:rsidR="00F81978" w:rsidRPr="009B31EA" w:rsidRDefault="00F81978">
            <w:pPr>
              <w:rPr>
                <w:rFonts w:ascii="Arial" w:hAnsi="Arial" w:cs="Arial"/>
                <w:sz w:val="18"/>
                <w:szCs w:val="18"/>
                <w:highlight w:val="yellow"/>
                <w:rPrChange w:id="826" w:author="Evrim Guler" w:date="2021-04-19T02:58:00Z">
                  <w:rPr>
                    <w:rFonts w:ascii="Arial" w:hAnsi="Arial" w:cs="Arial"/>
                    <w:sz w:val="18"/>
                    <w:szCs w:val="18"/>
                  </w:rPr>
                </w:rPrChange>
              </w:rPr>
            </w:pPr>
            <w:r w:rsidRPr="009B31EA">
              <w:rPr>
                <w:rFonts w:ascii="Arial" w:hAnsi="Arial" w:cs="Arial"/>
                <w:sz w:val="18"/>
                <w:szCs w:val="18"/>
                <w:highlight w:val="yellow"/>
                <w:rPrChange w:id="827" w:author="Evrim Guler" w:date="2021-04-19T02:58:00Z">
                  <w:rPr>
                    <w:rFonts w:ascii="Arial" w:hAnsi="Arial" w:cs="Arial"/>
                    <w:sz w:val="18"/>
                    <w:szCs w:val="18"/>
                  </w:rPr>
                </w:rPrChange>
              </w:rPr>
              <w:t>4</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07FE1F2A" w14:textId="5A0B9060" w:rsidR="00F81978" w:rsidRPr="009B31EA" w:rsidRDefault="00377C69">
            <w:pPr>
              <w:rPr>
                <w:rFonts w:ascii="Arial" w:hAnsi="Arial" w:cs="Arial"/>
                <w:sz w:val="18"/>
                <w:szCs w:val="18"/>
                <w:highlight w:val="yellow"/>
                <w:rPrChange w:id="828" w:author="Evrim Guler" w:date="2021-04-19T02:58:00Z">
                  <w:rPr>
                    <w:rFonts w:ascii="Arial" w:hAnsi="Arial" w:cs="Arial"/>
                    <w:sz w:val="18"/>
                    <w:szCs w:val="18"/>
                  </w:rPr>
                </w:rPrChange>
              </w:rPr>
            </w:pPr>
            <w:r w:rsidRPr="009B31EA">
              <w:rPr>
                <w:rFonts w:ascii="Arial" w:hAnsi="Arial" w:cs="Arial"/>
                <w:sz w:val="18"/>
                <w:szCs w:val="18"/>
                <w:highlight w:val="yellow"/>
                <w:rPrChange w:id="829" w:author="Evrim Guler" w:date="2021-04-19T02:58:00Z">
                  <w:rPr>
                    <w:rFonts w:ascii="Arial" w:hAnsi="Arial" w:cs="Arial"/>
                    <w:sz w:val="18"/>
                    <w:szCs w:val="18"/>
                  </w:rPr>
                </w:rPrChange>
              </w:rPr>
              <w:t>Proje</w:t>
            </w:r>
            <w:r w:rsidR="00845001" w:rsidRPr="009B31EA">
              <w:rPr>
                <w:rFonts w:ascii="Arial" w:hAnsi="Arial" w:cs="Arial"/>
                <w:sz w:val="18"/>
                <w:szCs w:val="18"/>
                <w:highlight w:val="yellow"/>
                <w:rPrChange w:id="830" w:author="Evrim Guler" w:date="2021-04-19T02:58:00Z">
                  <w:rPr>
                    <w:rFonts w:ascii="Arial" w:hAnsi="Arial" w:cs="Arial"/>
                    <w:sz w:val="18"/>
                    <w:szCs w:val="18"/>
                  </w:rPr>
                </w:rPrChange>
              </w:rPr>
              <w:t xml:space="preserve"> dosyalarında meydana gelebilecek bozulma nedeniyle projenin istenilen şekilde çalışmaması.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E32C0" w14:textId="4B3AB335" w:rsidR="00F81978" w:rsidRPr="009B31EA" w:rsidRDefault="00845001" w:rsidP="00E45B53">
            <w:pPr>
              <w:rPr>
                <w:rFonts w:ascii="Arial" w:hAnsi="Arial" w:cs="Arial"/>
                <w:sz w:val="18"/>
                <w:szCs w:val="18"/>
                <w:highlight w:val="yellow"/>
                <w:rPrChange w:id="831" w:author="Evrim Guler" w:date="2021-04-19T02:58:00Z">
                  <w:rPr>
                    <w:rFonts w:ascii="Arial" w:hAnsi="Arial" w:cs="Arial"/>
                    <w:sz w:val="18"/>
                    <w:szCs w:val="18"/>
                  </w:rPr>
                </w:rPrChange>
              </w:rPr>
            </w:pPr>
            <w:r w:rsidRPr="009B31EA">
              <w:rPr>
                <w:rFonts w:ascii="Arial" w:hAnsi="Arial" w:cs="Arial"/>
                <w:sz w:val="18"/>
                <w:szCs w:val="18"/>
                <w:highlight w:val="yellow"/>
                <w:rPrChange w:id="832" w:author="Evrim Guler" w:date="2021-04-19T02:58:00Z">
                  <w:rPr>
                    <w:rFonts w:ascii="Arial" w:hAnsi="Arial" w:cs="Arial"/>
                    <w:sz w:val="18"/>
                    <w:szCs w:val="18"/>
                  </w:rPr>
                </w:rPrChange>
              </w:rPr>
              <w:t>Dosyalar mümkün olduğu kadar düzgün bir şekilde sıkıştırılacak.Güvenilirliği yüksek sıkıştırma formatları kullanılacak.Ayrıyetten proje çalıştırıldığı zaman dosyaları kontrol edecek bir mekanizma geliştirilecek.</w:t>
            </w:r>
          </w:p>
        </w:tc>
      </w:tr>
      <w:tr w:rsidR="00F81978" w14:paraId="25313418"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89AC4" w14:textId="5EF01E0C" w:rsidR="00F81978" w:rsidRPr="009B31EA" w:rsidRDefault="00F81978">
            <w:pPr>
              <w:rPr>
                <w:rFonts w:ascii="Arial" w:hAnsi="Arial" w:cs="Arial"/>
                <w:sz w:val="18"/>
                <w:szCs w:val="18"/>
                <w:highlight w:val="yellow"/>
                <w:rPrChange w:id="833" w:author="Evrim Guler" w:date="2021-04-19T02:58:00Z">
                  <w:rPr>
                    <w:rFonts w:ascii="Arial" w:hAnsi="Arial" w:cs="Arial"/>
                    <w:sz w:val="18"/>
                    <w:szCs w:val="18"/>
                  </w:rPr>
                </w:rPrChange>
              </w:rPr>
            </w:pPr>
            <w:r w:rsidRPr="009B31EA">
              <w:rPr>
                <w:rFonts w:ascii="Arial" w:hAnsi="Arial" w:cs="Arial"/>
                <w:sz w:val="18"/>
                <w:szCs w:val="18"/>
                <w:highlight w:val="yellow"/>
                <w:rPrChange w:id="834" w:author="Evrim Guler" w:date="2021-04-19T02:58:00Z">
                  <w:rPr>
                    <w:rFonts w:ascii="Arial" w:hAnsi="Arial" w:cs="Arial"/>
                    <w:sz w:val="18"/>
                    <w:szCs w:val="18"/>
                  </w:rPr>
                </w:rPrChange>
              </w:rPr>
              <w:t>5</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528614B6" w14:textId="7CBE3019" w:rsidR="00F81978" w:rsidRPr="009B31EA" w:rsidRDefault="00845001">
            <w:pPr>
              <w:rPr>
                <w:rFonts w:ascii="Arial" w:hAnsi="Arial" w:cs="Arial"/>
                <w:sz w:val="18"/>
                <w:szCs w:val="18"/>
                <w:highlight w:val="yellow"/>
                <w:rPrChange w:id="835" w:author="Evrim Guler" w:date="2021-04-19T02:58:00Z">
                  <w:rPr>
                    <w:rFonts w:ascii="Arial" w:hAnsi="Arial" w:cs="Arial"/>
                    <w:sz w:val="18"/>
                    <w:szCs w:val="18"/>
                  </w:rPr>
                </w:rPrChange>
              </w:rPr>
            </w:pPr>
            <w:r w:rsidRPr="009B31EA">
              <w:rPr>
                <w:rFonts w:ascii="Arial" w:hAnsi="Arial" w:cs="Arial"/>
                <w:sz w:val="18"/>
                <w:szCs w:val="18"/>
                <w:highlight w:val="yellow"/>
                <w:rPrChange w:id="836" w:author="Evrim Guler" w:date="2021-04-19T02:58:00Z">
                  <w:rPr>
                    <w:rFonts w:ascii="Arial" w:hAnsi="Arial" w:cs="Arial"/>
                    <w:sz w:val="18"/>
                    <w:szCs w:val="18"/>
                  </w:rPr>
                </w:rPrChange>
              </w:rPr>
              <w:t>Oyun içerisindeki görsellerin istenilen dışı kafa karışıklığı yaratması.Görsellerin istenilen etkiyi göstermemesi.</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D57D34" w14:textId="46B55B63" w:rsidR="00F81978" w:rsidRPr="009B31EA" w:rsidRDefault="00845001" w:rsidP="00E45B53">
            <w:pPr>
              <w:rPr>
                <w:rFonts w:ascii="Arial" w:hAnsi="Arial" w:cs="Arial"/>
                <w:sz w:val="18"/>
                <w:szCs w:val="18"/>
                <w:highlight w:val="yellow"/>
                <w:rPrChange w:id="837" w:author="Evrim Guler" w:date="2021-04-19T02:58:00Z">
                  <w:rPr>
                    <w:rFonts w:ascii="Arial" w:hAnsi="Arial" w:cs="Arial"/>
                    <w:sz w:val="18"/>
                    <w:szCs w:val="18"/>
                  </w:rPr>
                </w:rPrChange>
              </w:rPr>
            </w:pPr>
            <w:r w:rsidRPr="009B31EA">
              <w:rPr>
                <w:rFonts w:ascii="Arial" w:hAnsi="Arial" w:cs="Arial"/>
                <w:sz w:val="18"/>
                <w:szCs w:val="18"/>
                <w:highlight w:val="yellow"/>
                <w:rPrChange w:id="838" w:author="Evrim Guler" w:date="2021-04-19T02:58:00Z">
                  <w:rPr>
                    <w:rFonts w:ascii="Arial" w:hAnsi="Arial" w:cs="Arial"/>
                    <w:sz w:val="18"/>
                    <w:szCs w:val="18"/>
                  </w:rPr>
                </w:rPrChange>
              </w:rPr>
              <w:t xml:space="preserve">Tüm çizimlerin yapım aşamasındaki dosyalar saklanacak.Hazırlanan görseller ani değişikliklere hazır olacak şekilde </w:t>
            </w:r>
            <w:r w:rsidR="00377C69" w:rsidRPr="009B31EA">
              <w:rPr>
                <w:rFonts w:ascii="Arial" w:hAnsi="Arial" w:cs="Arial"/>
                <w:sz w:val="18"/>
                <w:szCs w:val="18"/>
                <w:highlight w:val="yellow"/>
                <w:rPrChange w:id="839" w:author="Evrim Guler" w:date="2021-04-19T02:58:00Z">
                  <w:rPr>
                    <w:rFonts w:ascii="Arial" w:hAnsi="Arial" w:cs="Arial"/>
                    <w:sz w:val="18"/>
                    <w:szCs w:val="18"/>
                  </w:rPr>
                </w:rPrChange>
              </w:rPr>
              <w:t>entegre edilecek.Bunun sayesinde sorun olduğu takdirde hızlı çözümler oluşturulacak.</w:t>
            </w:r>
          </w:p>
        </w:tc>
      </w:tr>
    </w:tbl>
    <w:p w14:paraId="27872ECE" w14:textId="008B1EC8" w:rsidR="000F4B2A" w:rsidRDefault="00C91494">
      <w:pPr>
        <w:suppressAutoHyphens/>
        <w:spacing w:before="5" w:after="119" w:line="300" w:lineRule="atLeast"/>
        <w:jc w:val="both"/>
        <w:rPr>
          <w:rFonts w:ascii="Arial" w:hAnsi="Arial" w:cs="Arial"/>
          <w:sz w:val="16"/>
          <w:szCs w:val="16"/>
        </w:rPr>
      </w:pPr>
      <w:r>
        <w:rPr>
          <w:rFonts w:ascii="Arial" w:hAnsi="Arial"/>
          <w:bCs/>
          <w:sz w:val="16"/>
          <w:szCs w:val="18"/>
        </w:rPr>
        <w:t xml:space="preserve">   (*) </w:t>
      </w:r>
      <w:r>
        <w:rPr>
          <w:rFonts w:ascii="Arial" w:hAnsi="Arial" w:cs="Arial"/>
          <w:sz w:val="16"/>
          <w:szCs w:val="16"/>
        </w:rPr>
        <w:t>Tablodaki satırlar gerektiği kadar genişletilebilir ve çoğaltılabilir.</w:t>
      </w:r>
    </w:p>
    <w:p w14:paraId="081B5FEB" w14:textId="77777777" w:rsidR="000F4B2A"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1D3B6E00" w14:textId="77777777" w:rsidR="000F4B2A"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0BF7AF40" w14:textId="77777777" w:rsidR="000F4B2A"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380AD509" w14:textId="77777777" w:rsidR="000F4B2A" w:rsidRDefault="000F4B2A">
      <w:pPr>
        <w:pStyle w:val="ListParagraph"/>
        <w:numPr>
          <w:ilvl w:val="1"/>
          <w:numId w:val="8"/>
        </w:numPr>
        <w:suppressAutoHyphens/>
        <w:spacing w:before="5" w:after="119" w:line="300" w:lineRule="atLeast"/>
        <w:jc w:val="both"/>
        <w:rPr>
          <w:rFonts w:ascii="Arial" w:hAnsi="Arial" w:cs="Arial"/>
          <w:b/>
          <w:vanish/>
          <w:sz w:val="18"/>
          <w:szCs w:val="18"/>
        </w:rPr>
      </w:pPr>
    </w:p>
    <w:p w14:paraId="129B893F" w14:textId="77777777" w:rsidR="000F4B2A" w:rsidRDefault="000F4B2A">
      <w:pPr>
        <w:pStyle w:val="ListParagraph"/>
        <w:numPr>
          <w:ilvl w:val="1"/>
          <w:numId w:val="8"/>
        </w:numPr>
        <w:suppressAutoHyphens/>
        <w:spacing w:before="5" w:after="119" w:line="300" w:lineRule="atLeast"/>
        <w:jc w:val="both"/>
        <w:rPr>
          <w:rFonts w:ascii="Arial" w:hAnsi="Arial" w:cs="Arial"/>
          <w:b/>
          <w:vanish/>
          <w:sz w:val="18"/>
          <w:szCs w:val="18"/>
        </w:rPr>
      </w:pPr>
    </w:p>
    <w:p w14:paraId="73ECFA98" w14:textId="77777777" w:rsidR="000F4B2A" w:rsidRDefault="00C91494">
      <w:pPr>
        <w:pStyle w:val="ListParagraph"/>
        <w:numPr>
          <w:ilvl w:val="1"/>
          <w:numId w:val="8"/>
        </w:numPr>
        <w:suppressAutoHyphens/>
        <w:spacing w:before="5" w:after="119" w:line="300" w:lineRule="atLeast"/>
        <w:ind w:left="426"/>
        <w:jc w:val="both"/>
        <w:rPr>
          <w:rFonts w:ascii="Arial" w:hAnsi="Arial" w:cs="Arial"/>
          <w:b/>
          <w:sz w:val="18"/>
          <w:szCs w:val="18"/>
        </w:rPr>
      </w:pPr>
      <w:r>
        <w:rPr>
          <w:rFonts w:ascii="Arial" w:hAnsi="Arial" w:cs="Arial"/>
          <w:b/>
          <w:sz w:val="18"/>
          <w:szCs w:val="18"/>
        </w:rPr>
        <w:t>Araştırma Olanakları</w:t>
      </w:r>
    </w:p>
    <w:p w14:paraId="655688B6" w14:textId="77777777" w:rsidR="000F4B2A" w:rsidRDefault="000F4B2A">
      <w:pPr>
        <w:pStyle w:val="ListParagraph"/>
        <w:suppressAutoHyphens/>
        <w:spacing w:before="5" w:after="119" w:line="300" w:lineRule="atLeast"/>
        <w:ind w:left="792"/>
        <w:jc w:val="both"/>
        <w:rPr>
          <w:rFonts w:ascii="Arial" w:hAnsi="Arial" w:cs="Arial"/>
          <w:b/>
          <w:sz w:val="18"/>
          <w:szCs w:val="18"/>
        </w:rPr>
      </w:pPr>
    </w:p>
    <w:p w14:paraId="43C792BF" w14:textId="77777777" w:rsidR="000F4B2A" w:rsidRDefault="00C91494">
      <w:pPr>
        <w:suppressAutoHyphens/>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5A55810D" w14:textId="77777777" w:rsidR="000F4B2A" w:rsidRDefault="000F4B2A">
      <w:pPr>
        <w:suppressAutoHyphens/>
        <w:ind w:left="357"/>
        <w:jc w:val="both"/>
        <w:rPr>
          <w:rFonts w:ascii="Arial" w:hAnsi="Arial" w:cs="Arial"/>
          <w:bCs/>
          <w:sz w:val="18"/>
          <w:szCs w:val="18"/>
        </w:rPr>
      </w:pPr>
    </w:p>
    <w:p w14:paraId="1D44BD7F" w14:textId="77777777" w:rsidR="000F4B2A" w:rsidRDefault="00C91494">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71266895" w14:textId="77777777" w:rsidR="000F4B2A" w:rsidRDefault="000F4B2A">
      <w:pPr>
        <w:widowControl/>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668"/>
        <w:gridCol w:w="4266"/>
      </w:tblGrid>
      <w:tr w:rsidR="000F4B2A" w14:paraId="5ADA9E78" w14:textId="77777777">
        <w:trPr>
          <w:trHeight w:val="582"/>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8705DA"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7BF8616C" w14:textId="77777777" w:rsidR="000F4B2A" w:rsidRDefault="00C91494">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BE554A"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0F4B2A" w14:paraId="4B5309D1"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FE5058" w14:textId="09089157" w:rsidR="000F4B2A" w:rsidRPr="009B31EA" w:rsidRDefault="0033531D">
            <w:pPr>
              <w:spacing w:before="280" w:after="119"/>
              <w:contextualSpacing/>
              <w:rPr>
                <w:rFonts w:ascii="Arial" w:hAnsi="Arial" w:cs="Arial"/>
                <w:sz w:val="18"/>
                <w:szCs w:val="18"/>
                <w:highlight w:val="yellow"/>
                <w:rPrChange w:id="840" w:author="Evrim Guler" w:date="2021-04-19T02:58:00Z">
                  <w:rPr>
                    <w:rFonts w:ascii="Arial" w:hAnsi="Arial" w:cs="Arial"/>
                    <w:sz w:val="18"/>
                    <w:szCs w:val="18"/>
                  </w:rPr>
                </w:rPrChange>
              </w:rPr>
            </w:pPr>
            <w:r w:rsidRPr="009B31EA">
              <w:rPr>
                <w:rFonts w:ascii="Arial" w:hAnsi="Arial" w:cs="Arial"/>
                <w:sz w:val="18"/>
                <w:szCs w:val="18"/>
                <w:highlight w:val="yellow"/>
                <w:rPrChange w:id="841" w:author="Evrim Guler" w:date="2021-04-19T02:58:00Z">
                  <w:rPr>
                    <w:rFonts w:ascii="Arial" w:hAnsi="Arial" w:cs="Arial"/>
                    <w:sz w:val="18"/>
                    <w:szCs w:val="18"/>
                  </w:rPr>
                </w:rPrChange>
              </w:rPr>
              <w:t>Farklı öğrenim yolları.</w:t>
            </w: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5CF5EB" w14:textId="56BD4FF2" w:rsidR="000F4B2A" w:rsidRPr="009B31EA" w:rsidRDefault="00165715">
            <w:pPr>
              <w:spacing w:before="280" w:after="119"/>
              <w:contextualSpacing/>
              <w:rPr>
                <w:rFonts w:ascii="Arial" w:hAnsi="Arial" w:cs="Arial"/>
                <w:sz w:val="18"/>
                <w:szCs w:val="18"/>
                <w:highlight w:val="yellow"/>
                <w:rPrChange w:id="842" w:author="Evrim Guler" w:date="2021-04-19T02:58:00Z">
                  <w:rPr>
                    <w:rFonts w:ascii="Arial" w:hAnsi="Arial" w:cs="Arial"/>
                    <w:sz w:val="18"/>
                    <w:szCs w:val="18"/>
                  </w:rPr>
                </w:rPrChange>
              </w:rPr>
            </w:pPr>
            <w:r w:rsidRPr="009B31EA">
              <w:rPr>
                <w:rFonts w:ascii="Arial" w:hAnsi="Arial" w:cs="Arial"/>
                <w:sz w:val="18"/>
                <w:szCs w:val="18"/>
                <w:highlight w:val="yellow"/>
                <w:rPrChange w:id="843" w:author="Evrim Guler" w:date="2021-04-19T02:58:00Z">
                  <w:rPr>
                    <w:rFonts w:ascii="Arial" w:hAnsi="Arial" w:cs="Arial"/>
                    <w:sz w:val="18"/>
                    <w:szCs w:val="18"/>
                  </w:rPr>
                </w:rPrChange>
              </w:rPr>
              <w:t>Veri Kaynağı.</w:t>
            </w:r>
            <w:r w:rsidR="0033531D" w:rsidRPr="009B31EA">
              <w:rPr>
                <w:rFonts w:ascii="Arial" w:hAnsi="Arial" w:cs="Arial"/>
                <w:sz w:val="18"/>
                <w:szCs w:val="18"/>
                <w:highlight w:val="yellow"/>
                <w:rPrChange w:id="844" w:author="Evrim Guler" w:date="2021-04-19T02:58:00Z">
                  <w:rPr>
                    <w:rFonts w:ascii="Arial" w:hAnsi="Arial" w:cs="Arial"/>
                    <w:sz w:val="18"/>
                    <w:szCs w:val="18"/>
                  </w:rPr>
                </w:rPrChange>
              </w:rPr>
              <w:t>Günümüze yeni olan araç ile yapılan bu proje, amacı öğretmek olduğu için acaba</w:t>
            </w:r>
            <w:r w:rsidRPr="009B31EA">
              <w:rPr>
                <w:rFonts w:ascii="Arial" w:hAnsi="Arial" w:cs="Arial"/>
                <w:sz w:val="18"/>
                <w:szCs w:val="18"/>
                <w:highlight w:val="yellow"/>
                <w:rPrChange w:id="845" w:author="Evrim Guler" w:date="2021-04-19T02:58:00Z">
                  <w:rPr>
                    <w:rFonts w:ascii="Arial" w:hAnsi="Arial" w:cs="Arial"/>
                    <w:sz w:val="18"/>
                    <w:szCs w:val="18"/>
                  </w:rPr>
                </w:rPrChange>
              </w:rPr>
              <w:t xml:space="preserve"> bu yeni olan araç ile sağlanabilinir mi ?</w:t>
            </w:r>
          </w:p>
        </w:tc>
      </w:tr>
      <w:tr w:rsidR="000F4B2A" w14:paraId="4E25AFF2"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AC81C6" w14:textId="28881E8B" w:rsidR="000F4B2A" w:rsidRPr="009B31EA" w:rsidRDefault="0033531D">
            <w:pPr>
              <w:spacing w:before="280" w:after="119"/>
              <w:contextualSpacing/>
              <w:rPr>
                <w:rFonts w:ascii="Arial" w:hAnsi="Arial" w:cs="Arial"/>
                <w:sz w:val="18"/>
                <w:szCs w:val="18"/>
                <w:highlight w:val="yellow"/>
                <w:rPrChange w:id="846" w:author="Evrim Guler" w:date="2021-04-19T02:58:00Z">
                  <w:rPr>
                    <w:rFonts w:ascii="Arial" w:hAnsi="Arial" w:cs="Arial"/>
                    <w:sz w:val="18"/>
                    <w:szCs w:val="18"/>
                  </w:rPr>
                </w:rPrChange>
              </w:rPr>
            </w:pPr>
            <w:r w:rsidRPr="009B31EA">
              <w:rPr>
                <w:rFonts w:ascii="Arial" w:hAnsi="Arial" w:cs="Arial"/>
                <w:sz w:val="18"/>
                <w:szCs w:val="18"/>
                <w:highlight w:val="yellow"/>
                <w:rPrChange w:id="847" w:author="Evrim Guler" w:date="2021-04-19T02:58:00Z">
                  <w:rPr>
                    <w:rFonts w:ascii="Arial" w:hAnsi="Arial" w:cs="Arial"/>
                    <w:sz w:val="18"/>
                    <w:szCs w:val="18"/>
                  </w:rPr>
                </w:rPrChange>
              </w:rPr>
              <w:t>Deneme ve Yanılma ile öğrenim hızı ve verimliliği.</w:t>
            </w: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FB6385" w14:textId="2D2A4CC7" w:rsidR="000F4B2A" w:rsidRPr="009B31EA" w:rsidRDefault="00165715">
            <w:pPr>
              <w:spacing w:before="280" w:after="119"/>
              <w:contextualSpacing/>
              <w:rPr>
                <w:rFonts w:ascii="Arial" w:hAnsi="Arial" w:cs="Arial"/>
                <w:sz w:val="18"/>
                <w:szCs w:val="18"/>
                <w:highlight w:val="yellow"/>
                <w:rPrChange w:id="848" w:author="Evrim Guler" w:date="2021-04-19T02:58:00Z">
                  <w:rPr>
                    <w:rFonts w:ascii="Arial" w:hAnsi="Arial" w:cs="Arial"/>
                    <w:sz w:val="18"/>
                    <w:szCs w:val="18"/>
                  </w:rPr>
                </w:rPrChange>
              </w:rPr>
            </w:pPr>
            <w:r w:rsidRPr="009B31EA">
              <w:rPr>
                <w:rFonts w:ascii="Arial" w:hAnsi="Arial" w:cs="Arial"/>
                <w:sz w:val="18"/>
                <w:szCs w:val="18"/>
                <w:highlight w:val="yellow"/>
                <w:rPrChange w:id="849" w:author="Evrim Guler" w:date="2021-04-19T02:58:00Z">
                  <w:rPr>
                    <w:rFonts w:ascii="Arial" w:hAnsi="Arial" w:cs="Arial"/>
                    <w:sz w:val="18"/>
                    <w:szCs w:val="18"/>
                  </w:rPr>
                </w:rPrChange>
              </w:rPr>
              <w:t>Veri Kaynağı.Kullanıcıların projeyi kullanım zamanları ve ilerleyişi kayıt altına alınacaktır.Bu kayıtlara göre çıkan sonuçlar bu sorunun cevapları çıkacaktır.</w:t>
            </w:r>
          </w:p>
        </w:tc>
      </w:tr>
      <w:tr w:rsidR="000F4B2A" w14:paraId="2AB59E39"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DBAD76" w14:textId="3C2EE810" w:rsidR="000F4B2A" w:rsidRPr="009B31EA" w:rsidRDefault="0033531D">
            <w:pPr>
              <w:spacing w:before="280" w:after="119"/>
              <w:contextualSpacing/>
              <w:rPr>
                <w:rFonts w:ascii="Arial" w:hAnsi="Arial" w:cs="Arial"/>
                <w:sz w:val="18"/>
                <w:szCs w:val="18"/>
                <w:highlight w:val="yellow"/>
                <w:rPrChange w:id="850" w:author="Evrim Guler" w:date="2021-04-19T02:58:00Z">
                  <w:rPr>
                    <w:rFonts w:ascii="Arial" w:hAnsi="Arial" w:cs="Arial"/>
                    <w:sz w:val="18"/>
                    <w:szCs w:val="18"/>
                  </w:rPr>
                </w:rPrChange>
              </w:rPr>
            </w:pPr>
            <w:r w:rsidRPr="009B31EA">
              <w:rPr>
                <w:rFonts w:ascii="Arial" w:hAnsi="Arial" w:cs="Arial"/>
                <w:sz w:val="18"/>
                <w:szCs w:val="18"/>
                <w:highlight w:val="yellow"/>
                <w:rPrChange w:id="851" w:author="Evrim Guler" w:date="2021-04-19T02:58:00Z">
                  <w:rPr>
                    <w:rFonts w:ascii="Arial" w:hAnsi="Arial" w:cs="Arial"/>
                    <w:sz w:val="18"/>
                    <w:szCs w:val="18"/>
                  </w:rPr>
                </w:rPrChange>
              </w:rPr>
              <w:t xml:space="preserve">İnsanlar </w:t>
            </w:r>
            <w:r w:rsidR="00377C69" w:rsidRPr="009B31EA">
              <w:rPr>
                <w:rFonts w:ascii="Arial" w:hAnsi="Arial" w:cs="Arial"/>
                <w:sz w:val="18"/>
                <w:szCs w:val="18"/>
                <w:highlight w:val="yellow"/>
                <w:rPrChange w:id="852" w:author="Evrim Guler" w:date="2021-04-19T02:58:00Z">
                  <w:rPr>
                    <w:rFonts w:ascii="Arial" w:hAnsi="Arial" w:cs="Arial"/>
                    <w:sz w:val="18"/>
                    <w:szCs w:val="18"/>
                  </w:rPr>
                </w:rPrChange>
              </w:rPr>
              <w:t>oyun oynarak</w:t>
            </w:r>
            <w:r w:rsidRPr="009B31EA">
              <w:rPr>
                <w:rFonts w:ascii="Arial" w:hAnsi="Arial" w:cs="Arial"/>
                <w:sz w:val="18"/>
                <w:szCs w:val="18"/>
                <w:highlight w:val="yellow"/>
                <w:rPrChange w:id="853" w:author="Evrim Guler" w:date="2021-04-19T02:58:00Z">
                  <w:rPr>
                    <w:rFonts w:ascii="Arial" w:hAnsi="Arial" w:cs="Arial"/>
                    <w:sz w:val="18"/>
                    <w:szCs w:val="18"/>
                  </w:rPr>
                </w:rPrChange>
              </w:rPr>
              <w:t xml:space="preserve"> öğrenebilirler mi ?</w:t>
            </w: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9A337B" w14:textId="47848323" w:rsidR="000F4B2A" w:rsidRPr="009B31EA" w:rsidRDefault="00165715">
            <w:pPr>
              <w:spacing w:before="280" w:after="119"/>
              <w:contextualSpacing/>
              <w:rPr>
                <w:rFonts w:ascii="Arial" w:hAnsi="Arial" w:cs="Arial"/>
                <w:sz w:val="18"/>
                <w:szCs w:val="18"/>
                <w:highlight w:val="yellow"/>
                <w:rPrChange w:id="854" w:author="Evrim Guler" w:date="2021-04-19T02:58:00Z">
                  <w:rPr>
                    <w:rFonts w:ascii="Arial" w:hAnsi="Arial" w:cs="Arial"/>
                    <w:sz w:val="18"/>
                    <w:szCs w:val="18"/>
                  </w:rPr>
                </w:rPrChange>
              </w:rPr>
            </w:pPr>
            <w:r w:rsidRPr="009B31EA">
              <w:rPr>
                <w:rFonts w:ascii="Arial" w:hAnsi="Arial" w:cs="Arial"/>
                <w:sz w:val="18"/>
                <w:szCs w:val="18"/>
                <w:highlight w:val="yellow"/>
                <w:rPrChange w:id="855" w:author="Evrim Guler" w:date="2021-04-19T02:58:00Z">
                  <w:rPr>
                    <w:rFonts w:ascii="Arial" w:hAnsi="Arial" w:cs="Arial"/>
                    <w:sz w:val="18"/>
                    <w:szCs w:val="18"/>
                  </w:rPr>
                </w:rPrChange>
              </w:rPr>
              <w:t>Veri Kaynağı.Günümüzde bir çok insan öğrenim aşamasındayken zorluklar çektiğini görüyoruz.Bu zorlukları aşılmayı hedefleyen bir çok proje bulunmaktadır.Bu proje bu örneklerden birisi olabilir.</w:t>
            </w:r>
          </w:p>
        </w:tc>
      </w:tr>
    </w:tbl>
    <w:p w14:paraId="1483AE73" w14:textId="77777777" w:rsidR="000F4B2A" w:rsidRDefault="00C91494">
      <w:pPr>
        <w:pStyle w:val="WW-NormalWeb1"/>
        <w:spacing w:before="0" w:after="0"/>
        <w:contextualSpacing/>
        <w:jc w:val="both"/>
        <w:rPr>
          <w:rFonts w:ascii="Arial" w:hAnsi="Arial" w:cs="Arial"/>
          <w:sz w:val="16"/>
          <w:szCs w:val="16"/>
        </w:rPr>
      </w:pPr>
      <w:r>
        <w:rPr>
          <w:rFonts w:ascii="Arial" w:hAnsi="Arial"/>
          <w:b/>
          <w:bCs/>
          <w:sz w:val="16"/>
          <w:szCs w:val="16"/>
        </w:rPr>
        <w:lastRenderedPageBreak/>
        <w:t xml:space="preserve"> (*) </w:t>
      </w:r>
      <w:r>
        <w:rPr>
          <w:rFonts w:ascii="Arial" w:hAnsi="Arial" w:cs="Arial"/>
          <w:sz w:val="16"/>
          <w:szCs w:val="16"/>
        </w:rPr>
        <w:t>Tablodaki satırlar gerektiği kadar genişletilebilir ve çoğaltılabilir.</w:t>
      </w:r>
    </w:p>
    <w:p w14:paraId="1AC83F08" w14:textId="0F2897CB" w:rsidR="000F4B2A" w:rsidRDefault="000F4B2A">
      <w:pPr>
        <w:pStyle w:val="WW-NormalWeb1"/>
        <w:spacing w:before="0" w:after="0"/>
        <w:contextualSpacing/>
        <w:jc w:val="both"/>
        <w:rPr>
          <w:rFonts w:ascii="Arial" w:hAnsi="Arial" w:cs="Arial"/>
          <w:sz w:val="16"/>
          <w:szCs w:val="16"/>
        </w:rPr>
      </w:pPr>
    </w:p>
    <w:p w14:paraId="2353F248" w14:textId="66827C16" w:rsidR="00165715" w:rsidRDefault="00165715">
      <w:pPr>
        <w:pStyle w:val="WW-NormalWeb1"/>
        <w:spacing w:before="0" w:after="0"/>
        <w:contextualSpacing/>
        <w:jc w:val="both"/>
        <w:rPr>
          <w:rFonts w:ascii="Arial" w:hAnsi="Arial" w:cs="Arial"/>
          <w:sz w:val="16"/>
          <w:szCs w:val="16"/>
        </w:rPr>
      </w:pPr>
    </w:p>
    <w:p w14:paraId="36DF4038" w14:textId="2DAF7139" w:rsidR="00165715" w:rsidDel="00FB6092" w:rsidRDefault="00165715">
      <w:pPr>
        <w:pStyle w:val="WW-NormalWeb1"/>
        <w:spacing w:before="0" w:after="0"/>
        <w:contextualSpacing/>
        <w:jc w:val="both"/>
        <w:rPr>
          <w:del w:id="856" w:author="Mehmet Oğuz Ekşi" w:date="2021-05-07T15:11:00Z"/>
          <w:rFonts w:ascii="Arial" w:hAnsi="Arial" w:cs="Arial"/>
          <w:sz w:val="16"/>
          <w:szCs w:val="16"/>
        </w:rPr>
      </w:pPr>
    </w:p>
    <w:p w14:paraId="3E97591F" w14:textId="4F42C3B1" w:rsidR="00165715" w:rsidDel="00FB6092" w:rsidRDefault="00165715">
      <w:pPr>
        <w:pStyle w:val="WW-NormalWeb1"/>
        <w:spacing w:before="0" w:after="0"/>
        <w:contextualSpacing/>
        <w:jc w:val="both"/>
        <w:rPr>
          <w:del w:id="857" w:author="Mehmet Oğuz Ekşi" w:date="2021-05-07T15:11:00Z"/>
          <w:rFonts w:ascii="Arial" w:hAnsi="Arial" w:cs="Arial"/>
          <w:sz w:val="16"/>
          <w:szCs w:val="16"/>
        </w:rPr>
      </w:pPr>
    </w:p>
    <w:p w14:paraId="4F5A3770" w14:textId="368D9C13" w:rsidR="00165715" w:rsidDel="00FB6092" w:rsidRDefault="00165715">
      <w:pPr>
        <w:pStyle w:val="WW-NormalWeb1"/>
        <w:spacing w:before="0" w:after="0"/>
        <w:contextualSpacing/>
        <w:jc w:val="both"/>
        <w:rPr>
          <w:del w:id="858" w:author="Mehmet Oğuz Ekşi" w:date="2021-05-07T15:11:00Z"/>
          <w:rFonts w:ascii="Arial" w:hAnsi="Arial" w:cs="Arial"/>
          <w:sz w:val="16"/>
          <w:szCs w:val="16"/>
        </w:rPr>
      </w:pPr>
    </w:p>
    <w:p w14:paraId="4F5513B4" w14:textId="71A95825" w:rsidR="00165715" w:rsidDel="00FB6092" w:rsidRDefault="00165715">
      <w:pPr>
        <w:pStyle w:val="WW-NormalWeb1"/>
        <w:spacing w:before="0" w:after="0"/>
        <w:contextualSpacing/>
        <w:jc w:val="both"/>
        <w:rPr>
          <w:del w:id="859" w:author="Mehmet Oğuz Ekşi" w:date="2021-05-07T15:11:00Z"/>
          <w:rFonts w:ascii="Arial" w:hAnsi="Arial" w:cs="Arial"/>
          <w:sz w:val="16"/>
          <w:szCs w:val="16"/>
        </w:rPr>
      </w:pPr>
    </w:p>
    <w:p w14:paraId="262E2C91" w14:textId="08A77C14" w:rsidR="00165715" w:rsidDel="00FB6092" w:rsidRDefault="00165715">
      <w:pPr>
        <w:pStyle w:val="WW-NormalWeb1"/>
        <w:spacing w:before="0" w:after="0"/>
        <w:contextualSpacing/>
        <w:jc w:val="both"/>
        <w:rPr>
          <w:del w:id="860" w:author="Mehmet Oğuz Ekşi" w:date="2021-05-07T15:11:00Z"/>
          <w:rFonts w:ascii="Arial" w:hAnsi="Arial" w:cs="Arial"/>
          <w:sz w:val="16"/>
          <w:szCs w:val="16"/>
        </w:rPr>
      </w:pPr>
    </w:p>
    <w:p w14:paraId="7A76AB60" w14:textId="1C4FCFD4" w:rsidR="00165715" w:rsidDel="00FB6092" w:rsidRDefault="00165715">
      <w:pPr>
        <w:pStyle w:val="WW-NormalWeb1"/>
        <w:spacing w:before="0" w:after="0"/>
        <w:contextualSpacing/>
        <w:jc w:val="both"/>
        <w:rPr>
          <w:del w:id="861" w:author="Mehmet Oğuz Ekşi" w:date="2021-05-07T15:11:00Z"/>
          <w:rFonts w:ascii="Arial" w:hAnsi="Arial" w:cs="Arial"/>
          <w:sz w:val="16"/>
          <w:szCs w:val="16"/>
        </w:rPr>
      </w:pPr>
    </w:p>
    <w:p w14:paraId="5D456941" w14:textId="3CE4B336" w:rsidR="00165715" w:rsidDel="00FB6092" w:rsidRDefault="00165715">
      <w:pPr>
        <w:pStyle w:val="WW-NormalWeb1"/>
        <w:spacing w:before="0" w:after="0"/>
        <w:contextualSpacing/>
        <w:jc w:val="both"/>
        <w:rPr>
          <w:del w:id="862" w:author="Mehmet Oğuz Ekşi" w:date="2021-05-07T15:11:00Z"/>
          <w:rFonts w:ascii="Arial" w:hAnsi="Arial" w:cs="Arial"/>
          <w:sz w:val="16"/>
          <w:szCs w:val="16"/>
        </w:rPr>
      </w:pPr>
    </w:p>
    <w:p w14:paraId="212878A1" w14:textId="2CBBE520" w:rsidR="00165715" w:rsidDel="00FB6092" w:rsidRDefault="00165715">
      <w:pPr>
        <w:pStyle w:val="WW-NormalWeb1"/>
        <w:spacing w:before="0" w:after="0"/>
        <w:contextualSpacing/>
        <w:jc w:val="both"/>
        <w:rPr>
          <w:del w:id="863" w:author="Mehmet Oğuz Ekşi" w:date="2021-05-07T15:11:00Z"/>
          <w:rFonts w:ascii="Arial" w:hAnsi="Arial" w:cs="Arial"/>
          <w:sz w:val="16"/>
          <w:szCs w:val="16"/>
        </w:rPr>
      </w:pPr>
    </w:p>
    <w:p w14:paraId="62C9774D" w14:textId="3F51D38B" w:rsidR="00165715" w:rsidDel="00FB6092" w:rsidRDefault="00165715">
      <w:pPr>
        <w:pStyle w:val="WW-NormalWeb1"/>
        <w:spacing w:before="0" w:after="0"/>
        <w:contextualSpacing/>
        <w:jc w:val="both"/>
        <w:rPr>
          <w:del w:id="864" w:author="Mehmet Oğuz Ekşi" w:date="2021-05-07T15:11:00Z"/>
          <w:rFonts w:ascii="Arial" w:hAnsi="Arial" w:cs="Arial"/>
          <w:sz w:val="16"/>
          <w:szCs w:val="16"/>
        </w:rPr>
      </w:pPr>
    </w:p>
    <w:p w14:paraId="2C77CD0C" w14:textId="412D49F2" w:rsidR="00165715" w:rsidDel="00FB6092" w:rsidRDefault="00165715">
      <w:pPr>
        <w:pStyle w:val="WW-NormalWeb1"/>
        <w:spacing w:before="0" w:after="0"/>
        <w:contextualSpacing/>
        <w:jc w:val="both"/>
        <w:rPr>
          <w:del w:id="865" w:author="Mehmet Oğuz Ekşi" w:date="2021-05-07T15:11:00Z"/>
          <w:rFonts w:ascii="Arial" w:hAnsi="Arial" w:cs="Arial"/>
          <w:sz w:val="16"/>
          <w:szCs w:val="16"/>
        </w:rPr>
      </w:pPr>
    </w:p>
    <w:p w14:paraId="6B541A9F" w14:textId="148E261F" w:rsidR="00165715" w:rsidDel="00FB6092" w:rsidRDefault="00165715">
      <w:pPr>
        <w:pStyle w:val="WW-NormalWeb1"/>
        <w:spacing w:before="0" w:after="0"/>
        <w:contextualSpacing/>
        <w:jc w:val="both"/>
        <w:rPr>
          <w:del w:id="866" w:author="Mehmet Oğuz Ekşi" w:date="2021-05-07T15:11:00Z"/>
          <w:rFonts w:ascii="Arial" w:hAnsi="Arial" w:cs="Arial"/>
          <w:sz w:val="16"/>
          <w:szCs w:val="16"/>
        </w:rPr>
      </w:pPr>
    </w:p>
    <w:p w14:paraId="2C593D84" w14:textId="7699CB04" w:rsidR="00165715" w:rsidDel="00FB6092" w:rsidRDefault="00165715">
      <w:pPr>
        <w:pStyle w:val="WW-NormalWeb1"/>
        <w:spacing w:before="0" w:after="0"/>
        <w:contextualSpacing/>
        <w:jc w:val="both"/>
        <w:rPr>
          <w:del w:id="867" w:author="Mehmet Oğuz Ekşi" w:date="2021-05-07T15:11:00Z"/>
          <w:rFonts w:ascii="Arial" w:hAnsi="Arial" w:cs="Arial"/>
          <w:sz w:val="16"/>
          <w:szCs w:val="16"/>
        </w:rPr>
      </w:pPr>
    </w:p>
    <w:p w14:paraId="050E3F09" w14:textId="0E94E303" w:rsidR="00165715" w:rsidRDefault="00165715">
      <w:pPr>
        <w:pStyle w:val="WW-NormalWeb1"/>
        <w:spacing w:before="0" w:after="0"/>
        <w:contextualSpacing/>
        <w:jc w:val="both"/>
        <w:rPr>
          <w:rFonts w:ascii="Arial" w:hAnsi="Arial" w:cs="Arial"/>
          <w:sz w:val="16"/>
          <w:szCs w:val="16"/>
        </w:rPr>
      </w:pPr>
    </w:p>
    <w:p w14:paraId="00D59A0C" w14:textId="1D837B6E" w:rsidR="00165715" w:rsidRDefault="00165715">
      <w:pPr>
        <w:pStyle w:val="WW-NormalWeb1"/>
        <w:spacing w:before="0" w:after="0"/>
        <w:contextualSpacing/>
        <w:jc w:val="both"/>
        <w:rPr>
          <w:rFonts w:ascii="Arial" w:hAnsi="Arial" w:cs="Arial"/>
          <w:sz w:val="16"/>
          <w:szCs w:val="16"/>
        </w:rPr>
      </w:pPr>
    </w:p>
    <w:p w14:paraId="5822DFDC" w14:textId="33FF3044" w:rsidR="00165715" w:rsidRDefault="00165715">
      <w:pPr>
        <w:pStyle w:val="WW-NormalWeb1"/>
        <w:spacing w:before="0" w:after="0"/>
        <w:contextualSpacing/>
        <w:jc w:val="both"/>
        <w:rPr>
          <w:rFonts w:ascii="Arial" w:hAnsi="Arial" w:cs="Arial"/>
          <w:sz w:val="16"/>
          <w:szCs w:val="16"/>
        </w:rPr>
      </w:pPr>
    </w:p>
    <w:p w14:paraId="5FEB7316" w14:textId="77777777" w:rsidR="00713870" w:rsidRDefault="00713870">
      <w:pPr>
        <w:pStyle w:val="WW-NormalWeb1"/>
        <w:spacing w:before="0" w:after="0"/>
        <w:contextualSpacing/>
        <w:jc w:val="both"/>
        <w:rPr>
          <w:rFonts w:ascii="Arial" w:hAnsi="Arial" w:cs="Arial"/>
          <w:sz w:val="16"/>
          <w:szCs w:val="16"/>
        </w:rPr>
      </w:pPr>
    </w:p>
    <w:p w14:paraId="0F26D3CD" w14:textId="77777777" w:rsidR="000F4B2A" w:rsidRDefault="00C91494">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YAYGIN ETKİ</w:t>
      </w:r>
    </w:p>
    <w:p w14:paraId="5F98144C" w14:textId="77777777" w:rsidR="000F4B2A" w:rsidRDefault="000F4B2A">
      <w:pPr>
        <w:pStyle w:val="WW-NormalWeb1"/>
        <w:tabs>
          <w:tab w:val="left" w:pos="426"/>
        </w:tabs>
        <w:spacing w:before="0" w:after="0"/>
        <w:jc w:val="both"/>
        <w:rPr>
          <w:rFonts w:ascii="Arial" w:hAnsi="Arial" w:cs="Arial"/>
          <w:b/>
          <w:bCs/>
          <w:sz w:val="16"/>
          <w:szCs w:val="16"/>
        </w:rPr>
      </w:pPr>
    </w:p>
    <w:p w14:paraId="684F839F" w14:textId="77777777" w:rsidR="000F4B2A" w:rsidRDefault="00C91494">
      <w:pPr>
        <w:widowControl/>
        <w:ind w:right="275" w:hanging="284"/>
        <w:jc w:val="both"/>
        <w:rPr>
          <w:rFonts w:ascii="Arial" w:hAnsi="Arial" w:cs="Arial"/>
          <w:bCs/>
          <w:sz w:val="18"/>
          <w:szCs w:val="18"/>
        </w:rPr>
      </w:pPr>
      <w:r>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aşağıdaki tabloda verilir.</w:t>
      </w:r>
    </w:p>
    <w:p w14:paraId="4D7946B3" w14:textId="77777777" w:rsidR="000F4B2A" w:rsidRDefault="000F4B2A">
      <w:pPr>
        <w:widowControl/>
        <w:jc w:val="center"/>
        <w:rPr>
          <w:rFonts w:ascii="Arial" w:hAnsi="Arial" w:cs="Arial"/>
          <w:b/>
          <w:sz w:val="18"/>
          <w:szCs w:val="18"/>
        </w:rPr>
      </w:pPr>
    </w:p>
    <w:p w14:paraId="409A15FF" w14:textId="77777777" w:rsidR="000F4B2A" w:rsidRDefault="00C91494">
      <w:pPr>
        <w:widowControl/>
        <w:jc w:val="center"/>
        <w:rPr>
          <w:rFonts w:ascii="Arial" w:hAnsi="Arial" w:cs="Arial"/>
          <w:b/>
          <w:sz w:val="18"/>
          <w:szCs w:val="18"/>
        </w:rPr>
      </w:pPr>
      <w:r>
        <w:rPr>
          <w:rFonts w:ascii="Arial" w:hAnsi="Arial" w:cs="Arial"/>
          <w:b/>
          <w:sz w:val="18"/>
          <w:szCs w:val="18"/>
        </w:rPr>
        <w:t>ARAŞTIRMA ÖNERİSİNDEN BEKLENEN YAYGIN ETKİ TABLOSU</w:t>
      </w:r>
    </w:p>
    <w:tbl>
      <w:tblPr>
        <w:tblW w:w="4850" w:type="pct"/>
        <w:tblInd w:w="109" w:type="dxa"/>
        <w:shd w:val="clear" w:color="auto" w:fill="FFFFFF"/>
        <w:tblLook w:val="04A0" w:firstRow="1" w:lastRow="0" w:firstColumn="1" w:lastColumn="0" w:noHBand="0" w:noVBand="1"/>
      </w:tblPr>
      <w:tblGrid>
        <w:gridCol w:w="4194"/>
        <w:gridCol w:w="4813"/>
      </w:tblGrid>
      <w:tr w:rsidR="000F4B2A" w14:paraId="34C6D4C2" w14:textId="77777777">
        <w:trPr>
          <w:trHeight w:val="515"/>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4AB0B9" w14:textId="77777777" w:rsidR="000F4B2A" w:rsidRDefault="00C91494">
            <w:pPr>
              <w:jc w:val="center"/>
              <w:rPr>
                <w:rFonts w:ascii="Arial" w:hAnsi="Arial" w:cs="Arial"/>
                <w:b/>
                <w:bCs/>
                <w:sz w:val="18"/>
                <w:szCs w:val="18"/>
              </w:rPr>
            </w:pPr>
            <w:r>
              <w:rPr>
                <w:rFonts w:ascii="Arial" w:hAnsi="Arial" w:cs="Arial"/>
                <w:b/>
                <w:bCs/>
                <w:sz w:val="18"/>
                <w:szCs w:val="18"/>
              </w:rPr>
              <w:t>Yaygın Etki Türleri</w:t>
            </w:r>
          </w:p>
        </w:tc>
        <w:tc>
          <w:tcPr>
            <w:tcW w:w="4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6AA849" w14:textId="77777777" w:rsidR="000F4B2A" w:rsidRDefault="00C91494">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0F4B2A" w14:paraId="22E3FB9E" w14:textId="77777777">
        <w:trPr>
          <w:trHeight w:val="804"/>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DCE0F4" w14:textId="77777777" w:rsidR="000F4B2A" w:rsidRDefault="00C91494">
            <w:pPr>
              <w:rPr>
                <w:rFonts w:ascii="Arial" w:hAnsi="Arial" w:cs="Arial"/>
                <w:b/>
                <w:bCs/>
                <w:sz w:val="18"/>
                <w:szCs w:val="18"/>
              </w:rPr>
            </w:pPr>
            <w:r>
              <w:rPr>
                <w:rFonts w:ascii="Arial" w:hAnsi="Arial" w:cs="Arial"/>
                <w:b/>
                <w:bCs/>
                <w:sz w:val="18"/>
                <w:szCs w:val="18"/>
              </w:rPr>
              <w:t xml:space="preserve">Bilimsel/Akademik </w:t>
            </w:r>
          </w:p>
          <w:p w14:paraId="16AEDF9D" w14:textId="77777777" w:rsidR="000F4B2A" w:rsidRDefault="00C91494">
            <w:pPr>
              <w:rPr>
                <w:rFonts w:ascii="Arial" w:hAnsi="Arial" w:cs="Arial"/>
                <w:bCs/>
                <w:sz w:val="16"/>
                <w:szCs w:val="16"/>
              </w:rPr>
            </w:pPr>
            <w:r>
              <w:rPr>
                <w:rFonts w:ascii="Arial" w:hAnsi="Arial" w:cs="Arial"/>
                <w:bCs/>
                <w:sz w:val="16"/>
                <w:szCs w:val="16"/>
              </w:rPr>
              <w:t>(Makale, Bildiri, Kitap Bölümü, Kitap)</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4DC53DE3" w14:textId="77777777" w:rsidR="000F4B2A" w:rsidRDefault="000F4B2A">
            <w:pPr>
              <w:rPr>
                <w:rFonts w:ascii="Arial" w:hAnsi="Arial" w:cs="Arial"/>
                <w:sz w:val="18"/>
                <w:szCs w:val="18"/>
              </w:rPr>
            </w:pPr>
          </w:p>
        </w:tc>
      </w:tr>
      <w:tr w:rsidR="000F4B2A" w14:paraId="322B69D1" w14:textId="77777777">
        <w:trPr>
          <w:trHeight w:val="1844"/>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38A12F" w14:textId="77777777" w:rsidR="000F4B2A" w:rsidRDefault="00C91494">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w:t>
            </w:r>
          </w:p>
          <w:p w14:paraId="5A8C582C" w14:textId="77777777" w:rsidR="000F4B2A" w:rsidRDefault="00C91494">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Üretim İzni, Çeşit Tescili, Spin-off/Start- up Şirket, Görsel/İşitsel Arşiv, Envanter/Veri Tabanı/Belgeleme Üretimi, Telife Konu Olan Eser, Medyada Yer Alma, Fuar, Proje Pazarı, Çalıştay, Eğitim vb. Bilimsel Etkinlik, Proje Sonuçlarını Kullanacak Kurum/Kuruluş, vb. diğer yaygın etkiler)</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551F707E" w14:textId="77777777" w:rsidR="000F4B2A" w:rsidRDefault="000F4B2A">
            <w:pPr>
              <w:rPr>
                <w:rFonts w:ascii="Arial" w:hAnsi="Arial" w:cs="Arial"/>
                <w:sz w:val="18"/>
                <w:szCs w:val="18"/>
              </w:rPr>
            </w:pPr>
          </w:p>
        </w:tc>
      </w:tr>
      <w:tr w:rsidR="000F4B2A" w14:paraId="691F2404" w14:textId="77777777">
        <w:trPr>
          <w:trHeight w:val="936"/>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873AD0" w14:textId="77777777" w:rsidR="000F4B2A" w:rsidRDefault="00C91494">
            <w:pPr>
              <w:spacing w:before="280" w:after="119"/>
              <w:contextualSpacing/>
              <w:rPr>
                <w:rFonts w:ascii="Arial" w:hAnsi="Arial" w:cs="Arial"/>
                <w:b/>
                <w:sz w:val="18"/>
                <w:szCs w:val="18"/>
              </w:rPr>
            </w:pPr>
            <w:r>
              <w:rPr>
                <w:rFonts w:ascii="Arial" w:hAnsi="Arial" w:cs="Arial"/>
                <w:b/>
                <w:sz w:val="18"/>
                <w:szCs w:val="18"/>
              </w:rPr>
              <w:t xml:space="preserve">Araştırmacı Yetiştirilmesi ve Yeni Proje(ler) Oluşturma </w:t>
            </w:r>
          </w:p>
          <w:p w14:paraId="4CE806C4" w14:textId="77777777" w:rsidR="000F4B2A" w:rsidRDefault="00C91494">
            <w:pPr>
              <w:rPr>
                <w:rFonts w:ascii="Arial" w:hAnsi="Arial" w:cs="Arial"/>
                <w:bCs/>
                <w:sz w:val="16"/>
                <w:szCs w:val="16"/>
              </w:rPr>
            </w:pPr>
            <w:r>
              <w:rPr>
                <w:rFonts w:ascii="Arial" w:hAnsi="Arial" w:cs="Arial"/>
                <w:bCs/>
                <w:sz w:val="16"/>
                <w:szCs w:val="16"/>
              </w:rPr>
              <w:t>(Yüksek Lisans/Doktora Tezi, Ulusal/Uluslararası Yeni Proje)</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7C5878CC" w14:textId="77777777" w:rsidR="000F4B2A" w:rsidRDefault="000F4B2A">
            <w:pPr>
              <w:rPr>
                <w:rFonts w:ascii="Arial" w:hAnsi="Arial" w:cs="Arial"/>
                <w:bCs/>
                <w:sz w:val="18"/>
                <w:szCs w:val="18"/>
              </w:rPr>
            </w:pPr>
          </w:p>
        </w:tc>
      </w:tr>
    </w:tbl>
    <w:p w14:paraId="6AB59BAC" w14:textId="77777777" w:rsidR="000F4B2A" w:rsidRDefault="000F4B2A">
      <w:pPr>
        <w:pStyle w:val="WW-NormalWeb1"/>
        <w:spacing w:before="0" w:after="0"/>
        <w:ind w:left="716"/>
        <w:jc w:val="both"/>
        <w:rPr>
          <w:rFonts w:ascii="Arial" w:hAnsi="Arial" w:cs="Arial"/>
          <w:b/>
          <w:bCs/>
          <w:sz w:val="18"/>
          <w:szCs w:val="18"/>
        </w:rPr>
      </w:pPr>
    </w:p>
    <w:p w14:paraId="5421F6BE" w14:textId="77777777" w:rsidR="000F4B2A" w:rsidRDefault="000F4B2A">
      <w:pPr>
        <w:pStyle w:val="WW-NormalWeb1"/>
        <w:spacing w:before="0" w:after="0"/>
        <w:ind w:left="1724" w:hanging="1724"/>
        <w:jc w:val="both"/>
        <w:rPr>
          <w:rFonts w:ascii="Arial" w:hAnsi="Arial" w:cs="Arial"/>
          <w:b/>
          <w:bCs/>
          <w:sz w:val="18"/>
          <w:szCs w:val="18"/>
        </w:rPr>
      </w:pPr>
    </w:p>
    <w:p w14:paraId="3603A806" w14:textId="77777777" w:rsidR="000F4B2A" w:rsidRDefault="000F4B2A">
      <w:pPr>
        <w:pStyle w:val="WW-NormalWeb1"/>
        <w:spacing w:before="0" w:after="0" w:line="480" w:lineRule="auto"/>
        <w:ind w:left="1440" w:hanging="1440"/>
        <w:rPr>
          <w:rFonts w:ascii="Arial" w:hAnsi="Arial" w:cs="Arial"/>
          <w:b/>
          <w:bCs/>
          <w:sz w:val="18"/>
          <w:szCs w:val="18"/>
        </w:rPr>
      </w:pPr>
    </w:p>
    <w:p w14:paraId="4551AF38" w14:textId="77777777" w:rsidR="000F4B2A" w:rsidRDefault="00C91494">
      <w:pPr>
        <w:pStyle w:val="WW-NormalWeb1"/>
        <w:numPr>
          <w:ilvl w:val="0"/>
          <w:numId w:val="6"/>
        </w:numPr>
        <w:spacing w:before="0" w:after="0" w:line="480" w:lineRule="auto"/>
        <w:rPr>
          <w:rFonts w:ascii="Arial" w:hAnsi="Arial" w:cs="Arial"/>
          <w:b/>
          <w:bCs/>
          <w:sz w:val="18"/>
          <w:szCs w:val="18"/>
        </w:rPr>
      </w:pPr>
      <w:r>
        <w:rPr>
          <w:rFonts w:ascii="Arial" w:hAnsi="Arial" w:cs="Arial"/>
          <w:b/>
          <w:bCs/>
          <w:sz w:val="18"/>
          <w:szCs w:val="18"/>
        </w:rPr>
        <w:t>BELİRTMEK İSTEDİĞİNİZ DİĞER KONULAR</w:t>
      </w:r>
    </w:p>
    <w:p w14:paraId="69BBC44B" w14:textId="77777777" w:rsidR="000F4B2A" w:rsidRDefault="00C91494">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0F4B2A" w14:paraId="35234B9A" w14:textId="77777777">
        <w:trPr>
          <w:trHeight w:val="1562"/>
        </w:trPr>
        <w:tc>
          <w:tcPr>
            <w:tcW w:w="9167" w:type="dxa"/>
            <w:tcBorders>
              <w:top w:val="single" w:sz="4" w:space="0" w:color="000000"/>
              <w:left w:val="single" w:sz="4" w:space="0" w:color="000000"/>
              <w:bottom w:val="single" w:sz="4" w:space="0" w:color="000000"/>
              <w:right w:val="single" w:sz="4" w:space="0" w:color="000000"/>
            </w:tcBorders>
            <w:shd w:val="clear" w:color="auto" w:fill="auto"/>
          </w:tcPr>
          <w:p w14:paraId="63665FFD" w14:textId="77777777" w:rsidR="000F4B2A" w:rsidRDefault="000F4B2A">
            <w:pPr>
              <w:pStyle w:val="WW-NormalWeb1"/>
              <w:widowControl w:val="0"/>
              <w:snapToGrid w:val="0"/>
              <w:spacing w:before="0" w:after="0"/>
              <w:jc w:val="both"/>
              <w:rPr>
                <w:rFonts w:ascii="Arial" w:hAnsi="Arial" w:cs="Arial"/>
                <w:color w:val="000000"/>
                <w:sz w:val="18"/>
                <w:szCs w:val="18"/>
              </w:rPr>
            </w:pPr>
          </w:p>
          <w:p w14:paraId="697D5894" w14:textId="77777777" w:rsidR="000F4B2A" w:rsidRDefault="000F4B2A">
            <w:pPr>
              <w:pStyle w:val="WW-NormalWeb1"/>
              <w:widowControl w:val="0"/>
              <w:spacing w:before="0" w:after="0"/>
              <w:jc w:val="both"/>
              <w:rPr>
                <w:rFonts w:ascii="Arial" w:hAnsi="Arial" w:cs="Arial"/>
                <w:color w:val="000000"/>
                <w:sz w:val="18"/>
                <w:szCs w:val="18"/>
              </w:rPr>
            </w:pPr>
          </w:p>
          <w:p w14:paraId="08BC26A5" w14:textId="77777777" w:rsidR="000F4B2A" w:rsidRDefault="000F4B2A">
            <w:pPr>
              <w:pStyle w:val="WW-NormalWeb1"/>
              <w:widowControl w:val="0"/>
              <w:spacing w:before="0" w:after="0"/>
              <w:jc w:val="both"/>
              <w:rPr>
                <w:rFonts w:ascii="Arial" w:hAnsi="Arial" w:cs="Arial"/>
                <w:color w:val="000000"/>
                <w:sz w:val="18"/>
                <w:szCs w:val="18"/>
              </w:rPr>
            </w:pPr>
          </w:p>
        </w:tc>
      </w:tr>
    </w:tbl>
    <w:p w14:paraId="26182D9C" w14:textId="77777777" w:rsidR="000F4B2A" w:rsidRDefault="00C91494">
      <w:pPr>
        <w:ind w:left="502"/>
        <w:rPr>
          <w:rFonts w:ascii="Arial" w:hAnsi="Arial" w:cs="Arial"/>
          <w:b/>
          <w:sz w:val="22"/>
          <w:szCs w:val="22"/>
          <w:lang w:eastAsia="fr-FR"/>
        </w:rPr>
      </w:pPr>
      <w:r>
        <w:rPr>
          <w:rFonts w:ascii="Arial" w:hAnsi="Arial" w:cs="Arial"/>
          <w:b/>
          <w:sz w:val="22"/>
          <w:szCs w:val="22"/>
          <w:lang w:eastAsia="fr-FR"/>
        </w:rPr>
        <w:t xml:space="preserve"> </w:t>
      </w:r>
    </w:p>
    <w:p w14:paraId="089A8B46" w14:textId="77777777" w:rsidR="000F4B2A" w:rsidRDefault="000F4B2A">
      <w:pPr>
        <w:rPr>
          <w:rFonts w:ascii="Arial" w:hAnsi="Arial" w:cs="Arial"/>
          <w:b/>
          <w:sz w:val="18"/>
          <w:szCs w:val="18"/>
          <w:lang w:eastAsia="fr-FR"/>
        </w:rPr>
      </w:pPr>
    </w:p>
    <w:p w14:paraId="2BDDA87D" w14:textId="77777777" w:rsidR="000F4B2A" w:rsidRDefault="00C91494">
      <w:pPr>
        <w:pStyle w:val="ListParagraph"/>
        <w:numPr>
          <w:ilvl w:val="0"/>
          <w:numId w:val="7"/>
        </w:numPr>
        <w:rPr>
          <w:rFonts w:ascii="Arial" w:hAnsi="Arial" w:cs="Arial"/>
          <w:b/>
          <w:sz w:val="18"/>
          <w:szCs w:val="18"/>
          <w:lang w:eastAsia="fr-FR"/>
        </w:rPr>
      </w:pPr>
      <w:r>
        <w:rPr>
          <w:rFonts w:ascii="Arial" w:hAnsi="Arial" w:cs="Arial"/>
          <w:b/>
          <w:sz w:val="18"/>
          <w:szCs w:val="18"/>
          <w:lang w:eastAsia="fr-FR"/>
        </w:rPr>
        <w:t>EKLER</w:t>
      </w:r>
    </w:p>
    <w:p w14:paraId="719595C1" w14:textId="77777777" w:rsidR="000F4B2A" w:rsidRDefault="000F4B2A">
      <w:pPr>
        <w:ind w:left="426" w:hanging="142"/>
        <w:rPr>
          <w:rFonts w:ascii="Arial" w:hAnsi="Arial" w:cs="Arial"/>
          <w:sz w:val="18"/>
          <w:szCs w:val="18"/>
          <w:lang w:eastAsia="fr-FR"/>
        </w:rPr>
      </w:pPr>
    </w:p>
    <w:p w14:paraId="129EFEDC" w14:textId="09ECBF4A" w:rsidR="000F4B2A" w:rsidRDefault="00C91494">
      <w:pPr>
        <w:ind w:left="426" w:hanging="142"/>
        <w:jc w:val="both"/>
        <w:rPr>
          <w:rFonts w:ascii="Arial" w:hAnsi="Arial" w:cs="Arial"/>
          <w:b/>
          <w:sz w:val="18"/>
          <w:szCs w:val="18"/>
          <w:lang w:eastAsia="fr-FR"/>
        </w:rPr>
      </w:pPr>
      <w:del w:id="868" w:author="Mehmet Oğuz Ekşi" w:date="2021-05-07T15:11:00Z">
        <w:r w:rsidDel="00FB6092">
          <w:rPr>
            <w:rFonts w:ascii="Arial" w:hAnsi="Arial" w:cs="Arial"/>
            <w:b/>
            <w:sz w:val="18"/>
            <w:szCs w:val="18"/>
          </w:rPr>
          <w:delText>EK-1</w:delText>
        </w:r>
      </w:del>
      <w:ins w:id="869" w:author="Mehmet Oğuz Ekşi" w:date="2021-05-07T15:11:00Z">
        <w:r w:rsidR="00FB6092">
          <w:rPr>
            <w:rFonts w:ascii="Arial" w:hAnsi="Arial" w:cs="Arial"/>
            <w:b/>
            <w:sz w:val="18"/>
            <w:szCs w:val="18"/>
          </w:rPr>
          <w:t>6.1</w:t>
        </w:r>
      </w:ins>
      <w:del w:id="870" w:author="Mehmet Oğuz Ekşi" w:date="2021-05-07T15:11:00Z">
        <w:r w:rsidDel="00FB6092">
          <w:rPr>
            <w:rFonts w:ascii="Arial" w:hAnsi="Arial" w:cs="Arial"/>
            <w:b/>
            <w:sz w:val="18"/>
            <w:szCs w:val="18"/>
          </w:rPr>
          <w:delText>:</w:delText>
        </w:r>
      </w:del>
      <w:r>
        <w:rPr>
          <w:rFonts w:ascii="Arial" w:hAnsi="Arial" w:cs="Arial"/>
          <w:b/>
          <w:sz w:val="18"/>
          <w:szCs w:val="18"/>
        </w:rPr>
        <w:t xml:space="preserve">  KAYNAKLAR</w:t>
      </w:r>
    </w:p>
    <w:p w14:paraId="78A3E734" w14:textId="1750E8C3" w:rsidR="00443A2D" w:rsidRDefault="00443A2D">
      <w:pPr>
        <w:rPr>
          <w:ins w:id="871" w:author="Mehmet Oğuz Ekşi" w:date="2021-05-08T20:22:00Z"/>
        </w:rPr>
      </w:pPr>
    </w:p>
    <w:p w14:paraId="15FE2E66" w14:textId="77777777" w:rsidR="00443A2D" w:rsidRDefault="00443A2D">
      <w:pPr>
        <w:widowControl/>
        <w:rPr>
          <w:ins w:id="872" w:author="Mehmet Oğuz Ekşi" w:date="2021-05-08T20:22:00Z"/>
        </w:rPr>
      </w:pPr>
      <w:ins w:id="873" w:author="Mehmet Oğuz Ekşi" w:date="2021-05-08T20:22:00Z">
        <w:r>
          <w:br w:type="page"/>
        </w:r>
      </w:ins>
    </w:p>
    <w:p w14:paraId="1A7861E9" w14:textId="5346C350" w:rsidR="000F4B2A" w:rsidDel="00443A2D" w:rsidRDefault="000F4B2A">
      <w:pPr>
        <w:rPr>
          <w:del w:id="874" w:author="Mehmet Oğuz Ekşi" w:date="2021-04-21T17:37:00Z"/>
        </w:rPr>
      </w:pPr>
    </w:p>
    <w:p w14:paraId="72A3E105" w14:textId="545A595E" w:rsidR="00443A2D" w:rsidRPr="003825BC" w:rsidRDefault="004B5644">
      <w:pPr>
        <w:rPr>
          <w:ins w:id="875" w:author="Mehmet Oğuz Ekşi" w:date="2021-05-08T20:23:00Z"/>
        </w:rPr>
        <w:pPrChange w:id="876" w:author="Mehmet Oğuz Ekşi" w:date="2021-05-08T20:36:00Z">
          <w:pPr>
            <w:pStyle w:val="ListParagraph"/>
            <w:ind w:left="360"/>
          </w:pPr>
        </w:pPrChange>
      </w:pPr>
      <w:del w:id="877" w:author="Mehmet Oğuz Ekşi" w:date="2021-04-21T11:05:00Z">
        <w:r w:rsidRPr="004B5644" w:rsidDel="00A52E76">
          <w:delText>https://financesonline.com/number-of-gamers-worldwide/</w:delText>
        </w:r>
      </w:del>
    </w:p>
    <w:customXmlInsRangeStart w:id="878" w:author="Mehmet Oğuz Ekşi" w:date="2021-05-08T20:31:00Z"/>
    <w:sdt>
      <w:sdtPr>
        <w:rPr>
          <w:rFonts w:ascii="Times New Roman" w:hAnsi="Times New Roman"/>
          <w:b w:val="0"/>
          <w:bCs w:val="0"/>
          <w:color w:val="auto"/>
          <w:kern w:val="0"/>
          <w:sz w:val="20"/>
          <w:szCs w:val="20"/>
          <w:lang w:val="tr-TR" w:eastAsia="tr-TR"/>
        </w:rPr>
        <w:id w:val="1279451163"/>
        <w:docPartObj>
          <w:docPartGallery w:val="Bibliographies"/>
          <w:docPartUnique/>
        </w:docPartObj>
      </w:sdtPr>
      <w:sdtEndPr/>
      <w:sdtContent>
        <w:customXmlInsRangeEnd w:id="878"/>
        <w:p w14:paraId="1A076C98" w14:textId="190411C7" w:rsidR="003D59F9" w:rsidRDefault="003825BC">
          <w:pPr>
            <w:pStyle w:val="Heading1"/>
            <w:numPr>
              <w:ilvl w:val="1"/>
              <w:numId w:val="25"/>
            </w:numPr>
            <w:rPr>
              <w:ins w:id="879" w:author="Mehmet Oğuz Ekşi" w:date="2021-05-08T20:36:00Z"/>
              <w:color w:val="auto"/>
              <w:lang w:val="tr-TR"/>
            </w:rPr>
            <w:pPrChange w:id="880" w:author="Mehmet Oğuz Ekşi" w:date="2021-05-08T20:36:00Z">
              <w:pPr>
                <w:pStyle w:val="Heading1"/>
                <w:numPr>
                  <w:numId w:val="0"/>
                </w:numPr>
                <w:tabs>
                  <w:tab w:val="clear" w:pos="360"/>
                </w:tabs>
                <w:ind w:left="0" w:firstLine="0"/>
              </w:pPr>
            </w:pPrChange>
          </w:pPr>
          <w:ins w:id="881" w:author="Mehmet Oğuz Ekşi" w:date="2021-05-08T20:36:00Z">
            <w:r w:rsidRPr="003825BC">
              <w:rPr>
                <w:color w:val="auto"/>
                <w:lang w:val="tr-TR"/>
                <w:rPrChange w:id="882" w:author="Mehmet Oğuz Ekşi" w:date="2021-05-08T20:36:00Z">
                  <w:rPr>
                    <w:lang w:val="tr-TR"/>
                  </w:rPr>
                </w:rPrChange>
              </w:rPr>
              <w:t>Kaynaklar</w:t>
            </w:r>
          </w:ins>
        </w:p>
        <w:p w14:paraId="1350D876" w14:textId="77777777" w:rsidR="003825BC" w:rsidRPr="003825BC" w:rsidRDefault="003825BC">
          <w:pPr>
            <w:rPr>
              <w:ins w:id="883" w:author="Mehmet Oğuz Ekşi" w:date="2021-05-08T20:31:00Z"/>
              <w:rPrChange w:id="884" w:author="Mehmet Oğuz Ekşi" w:date="2021-05-08T20:36:00Z">
                <w:rPr>
                  <w:ins w:id="885" w:author="Mehmet Oğuz Ekşi" w:date="2021-05-08T20:31:00Z"/>
                </w:rPr>
              </w:rPrChange>
            </w:rPr>
            <w:pPrChange w:id="886" w:author="Mehmet Oğuz Ekşi" w:date="2021-05-08T20:36:00Z">
              <w:pPr>
                <w:pStyle w:val="Heading1"/>
              </w:pPr>
            </w:pPrChange>
          </w:pPr>
        </w:p>
        <w:customXmlInsRangeStart w:id="887" w:author="Mehmet Oğuz Ekşi" w:date="2021-05-08T20:31:00Z"/>
        <w:sdt>
          <w:sdtPr>
            <w:id w:val="111145805"/>
            <w:bibliography/>
          </w:sdtPr>
          <w:sdtEndPr/>
          <w:sdtContent>
            <w:customXmlInsRangeEnd w:id="887"/>
            <w:p w14:paraId="69A172F8" w14:textId="6E86D04F" w:rsidR="003825BC" w:rsidRPr="003825BC" w:rsidRDefault="003825BC">
              <w:pPr>
                <w:pStyle w:val="Bibliography"/>
                <w:rPr>
                  <w:rPrChange w:id="888" w:author="Mehmet Oğuz Ekşi" w:date="2021-05-08T20:35:00Z">
                    <w:rPr>
                      <w:noProof/>
                      <w:sz w:val="24"/>
                      <w:szCs w:val="24"/>
                    </w:rPr>
                  </w:rPrChange>
                </w:rPr>
                <w:pPrChange w:id="889" w:author="Mehmet Oğuz Ekşi" w:date="2021-05-08T20:35:00Z">
                  <w:pPr>
                    <w:pStyle w:val="Bibliography"/>
                    <w:ind w:left="720" w:hanging="720"/>
                  </w:pPr>
                </w:pPrChange>
              </w:pPr>
              <w:ins w:id="890" w:author="Mehmet Oğuz Ekşi" w:date="2021-05-08T20:35:00Z">
                <w:r w:rsidRPr="003825BC">
                  <w:rPr>
                    <w:sz w:val="24"/>
                    <w:szCs w:val="24"/>
                    <w:rPrChange w:id="891" w:author="Mehmet Oğuz Ekşi" w:date="2021-05-08T20:35:00Z">
                      <w:rPr/>
                    </w:rPrChange>
                  </w:rPr>
                  <w:t xml:space="preserve">Video oyunu, </w:t>
                </w:r>
              </w:ins>
              <w:ins w:id="892" w:author="Mehmet Oğuz Ekşi" w:date="2021-05-08T20:31:00Z">
                <w:r w:rsidR="003D59F9" w:rsidRPr="003825BC">
                  <w:rPr>
                    <w:sz w:val="24"/>
                    <w:szCs w:val="24"/>
                    <w:rPrChange w:id="893" w:author="Mehmet Oğuz Ekşi" w:date="2021-05-08T20:35:00Z">
                      <w:rPr/>
                    </w:rPrChange>
                  </w:rPr>
                  <w:fldChar w:fldCharType="begin"/>
                </w:r>
                <w:r w:rsidR="003D59F9" w:rsidRPr="003825BC">
                  <w:rPr>
                    <w:sz w:val="24"/>
                    <w:szCs w:val="24"/>
                    <w:rPrChange w:id="894" w:author="Mehmet Oğuz Ekşi" w:date="2021-05-08T20:35:00Z">
                      <w:rPr/>
                    </w:rPrChange>
                  </w:rPr>
                  <w:instrText>BIBLIOGRAPHY</w:instrText>
                </w:r>
                <w:r w:rsidR="003D59F9" w:rsidRPr="003825BC">
                  <w:rPr>
                    <w:sz w:val="24"/>
                    <w:szCs w:val="24"/>
                    <w:rPrChange w:id="895" w:author="Mehmet Oğuz Ekşi" w:date="2021-05-08T20:35:00Z">
                      <w:rPr>
                        <w:b/>
                        <w:bCs/>
                      </w:rPr>
                    </w:rPrChange>
                  </w:rPr>
                  <w:fldChar w:fldCharType="separate"/>
                </w:r>
              </w:ins>
              <w:r w:rsidRPr="003825BC">
                <w:rPr>
                  <w:noProof/>
                  <w:sz w:val="24"/>
                  <w:szCs w:val="24"/>
                  <w:rPrChange w:id="896" w:author="Mehmet Oğuz Ekşi" w:date="2021-05-08T20:35:00Z">
                    <w:rPr>
                      <w:noProof/>
                    </w:rPr>
                  </w:rPrChange>
                </w:rPr>
                <w:t>(2007). Vikipedi: https://tr.wikipedia.org/wiki/Video_oyunu adresinden alındı</w:t>
              </w:r>
            </w:p>
            <w:p w14:paraId="229BA5AF" w14:textId="77777777" w:rsidR="003825BC" w:rsidRPr="003825BC" w:rsidRDefault="003825BC" w:rsidP="003825BC">
              <w:pPr>
                <w:pStyle w:val="Bibliography"/>
                <w:ind w:left="720" w:hanging="720"/>
                <w:rPr>
                  <w:ins w:id="897" w:author="Mehmet Oğuz Ekşi" w:date="2021-05-08T20:35:00Z"/>
                  <w:i/>
                  <w:iCs/>
                  <w:noProof/>
                  <w:sz w:val="24"/>
                  <w:szCs w:val="24"/>
                  <w:rPrChange w:id="898" w:author="Mehmet Oğuz Ekşi" w:date="2021-05-08T20:35:00Z">
                    <w:rPr>
                      <w:ins w:id="899" w:author="Mehmet Oğuz Ekşi" w:date="2021-05-08T20:35:00Z"/>
                      <w:i/>
                      <w:iCs/>
                      <w:noProof/>
                    </w:rPr>
                  </w:rPrChange>
                </w:rPr>
              </w:pPr>
            </w:p>
            <w:p w14:paraId="71C48F20" w14:textId="2B9C34A0" w:rsidR="003825BC" w:rsidRPr="003825BC" w:rsidRDefault="003825BC" w:rsidP="003825BC">
              <w:pPr>
                <w:pStyle w:val="Bibliography"/>
                <w:ind w:left="720" w:hanging="720"/>
                <w:rPr>
                  <w:noProof/>
                  <w:sz w:val="24"/>
                  <w:szCs w:val="24"/>
                  <w:rPrChange w:id="900" w:author="Mehmet Oğuz Ekşi" w:date="2021-05-08T20:35:00Z">
                    <w:rPr>
                      <w:noProof/>
                    </w:rPr>
                  </w:rPrChange>
                </w:rPr>
              </w:pPr>
              <w:r w:rsidRPr="003825BC">
                <w:rPr>
                  <w:i/>
                  <w:iCs/>
                  <w:noProof/>
                  <w:sz w:val="24"/>
                  <w:szCs w:val="24"/>
                  <w:rPrChange w:id="901" w:author="Mehmet Oğuz Ekşi" w:date="2021-05-08T20:35:00Z">
                    <w:rPr>
                      <w:i/>
                      <w:iCs/>
                      <w:noProof/>
                    </w:rPr>
                  </w:rPrChange>
                </w:rPr>
                <w:t>dijital dönüşüm</w:t>
              </w:r>
              <w:r w:rsidRPr="003825BC">
                <w:rPr>
                  <w:noProof/>
                  <w:sz w:val="24"/>
                  <w:szCs w:val="24"/>
                  <w:rPrChange w:id="902" w:author="Mehmet Oğuz Ekşi" w:date="2021-05-08T20:35:00Z">
                    <w:rPr>
                      <w:noProof/>
                    </w:rPr>
                  </w:rPrChange>
                </w:rPr>
                <w:t>. (2018). techinside: https://www.techinside.com/dijital-donusum-is-hayatini-nasil-etkileyecek/ adresinden alındı</w:t>
              </w:r>
            </w:p>
            <w:p w14:paraId="72156B7C" w14:textId="77777777" w:rsidR="003825BC" w:rsidRPr="003825BC" w:rsidRDefault="003825BC" w:rsidP="003825BC">
              <w:pPr>
                <w:pStyle w:val="Bibliography"/>
                <w:ind w:left="720" w:hanging="720"/>
                <w:rPr>
                  <w:ins w:id="903" w:author="Mehmet Oğuz Ekşi" w:date="2021-05-08T20:35:00Z"/>
                  <w:i/>
                  <w:iCs/>
                  <w:noProof/>
                  <w:sz w:val="24"/>
                  <w:szCs w:val="24"/>
                  <w:rPrChange w:id="904" w:author="Mehmet Oğuz Ekşi" w:date="2021-05-08T20:35:00Z">
                    <w:rPr>
                      <w:ins w:id="905" w:author="Mehmet Oğuz Ekşi" w:date="2021-05-08T20:35:00Z"/>
                      <w:i/>
                      <w:iCs/>
                      <w:noProof/>
                    </w:rPr>
                  </w:rPrChange>
                </w:rPr>
              </w:pPr>
            </w:p>
            <w:p w14:paraId="1CB3A235" w14:textId="482FEFF5" w:rsidR="003825BC" w:rsidRPr="003825BC" w:rsidRDefault="003825BC" w:rsidP="003825BC">
              <w:pPr>
                <w:pStyle w:val="Bibliography"/>
                <w:ind w:left="720" w:hanging="720"/>
                <w:rPr>
                  <w:noProof/>
                  <w:sz w:val="24"/>
                  <w:szCs w:val="24"/>
                  <w:rPrChange w:id="906" w:author="Mehmet Oğuz Ekşi" w:date="2021-05-08T20:35:00Z">
                    <w:rPr>
                      <w:noProof/>
                    </w:rPr>
                  </w:rPrChange>
                </w:rPr>
              </w:pPr>
              <w:r w:rsidRPr="003825BC">
                <w:rPr>
                  <w:i/>
                  <w:iCs/>
                  <w:noProof/>
                  <w:sz w:val="24"/>
                  <w:szCs w:val="24"/>
                  <w:rPrChange w:id="907" w:author="Mehmet Oğuz Ekşi" w:date="2021-05-08T20:35:00Z">
                    <w:rPr>
                      <w:i/>
                      <w:iCs/>
                      <w:noProof/>
                    </w:rPr>
                  </w:rPrChange>
                </w:rPr>
                <w:t>Education.com/games/</w:t>
              </w:r>
              <w:r w:rsidRPr="003825BC">
                <w:rPr>
                  <w:noProof/>
                  <w:sz w:val="24"/>
                  <w:szCs w:val="24"/>
                  <w:rPrChange w:id="908" w:author="Mehmet Oğuz Ekşi" w:date="2021-05-08T20:35:00Z">
                    <w:rPr>
                      <w:noProof/>
                    </w:rPr>
                  </w:rPrChange>
                </w:rPr>
                <w:t>. (2021). education: https://www.education.com/games/ adresinden alındı</w:t>
              </w:r>
            </w:p>
            <w:p w14:paraId="598C9A50" w14:textId="77777777" w:rsidR="003825BC" w:rsidRPr="003825BC" w:rsidRDefault="003825BC" w:rsidP="003825BC">
              <w:pPr>
                <w:pStyle w:val="Bibliography"/>
                <w:ind w:left="720" w:hanging="720"/>
                <w:rPr>
                  <w:ins w:id="909" w:author="Mehmet Oğuz Ekşi" w:date="2021-05-08T20:35:00Z"/>
                  <w:i/>
                  <w:iCs/>
                  <w:noProof/>
                  <w:sz w:val="24"/>
                  <w:szCs w:val="24"/>
                  <w:rPrChange w:id="910" w:author="Mehmet Oğuz Ekşi" w:date="2021-05-08T20:35:00Z">
                    <w:rPr>
                      <w:ins w:id="911" w:author="Mehmet Oğuz Ekşi" w:date="2021-05-08T20:35:00Z"/>
                      <w:i/>
                      <w:iCs/>
                      <w:noProof/>
                    </w:rPr>
                  </w:rPrChange>
                </w:rPr>
              </w:pPr>
            </w:p>
            <w:p w14:paraId="32628E2B" w14:textId="3AC959F3" w:rsidR="003825BC" w:rsidRPr="003825BC" w:rsidRDefault="003825BC" w:rsidP="003825BC">
              <w:pPr>
                <w:pStyle w:val="Bibliography"/>
                <w:ind w:left="720" w:hanging="720"/>
                <w:rPr>
                  <w:noProof/>
                  <w:sz w:val="24"/>
                  <w:szCs w:val="24"/>
                  <w:rPrChange w:id="912" w:author="Mehmet Oğuz Ekşi" w:date="2021-05-08T20:35:00Z">
                    <w:rPr>
                      <w:noProof/>
                    </w:rPr>
                  </w:rPrChange>
                </w:rPr>
              </w:pPr>
              <w:r w:rsidRPr="003825BC">
                <w:rPr>
                  <w:i/>
                  <w:iCs/>
                  <w:noProof/>
                  <w:sz w:val="24"/>
                  <w:szCs w:val="24"/>
                  <w:rPrChange w:id="913" w:author="Mehmet Oğuz Ekşi" w:date="2021-05-08T20:35:00Z">
                    <w:rPr>
                      <w:i/>
                      <w:iCs/>
                      <w:noProof/>
                    </w:rPr>
                  </w:rPrChange>
                </w:rPr>
                <w:t>emarketing</w:t>
              </w:r>
              <w:r w:rsidRPr="003825BC">
                <w:rPr>
                  <w:noProof/>
                  <w:sz w:val="24"/>
                  <w:szCs w:val="24"/>
                  <w:rPrChange w:id="914" w:author="Mehmet Oğuz Ekşi" w:date="2021-05-08T20:35:00Z">
                    <w:rPr>
                      <w:noProof/>
                    </w:rPr>
                  </w:rPrChange>
                </w:rPr>
                <w:t>. (2020). internetworldstats: https://www.internetworldstats.com/emarketing.htm adresinden alındı</w:t>
              </w:r>
            </w:p>
            <w:p w14:paraId="2A0C89AE" w14:textId="77777777" w:rsidR="003825BC" w:rsidRPr="003825BC" w:rsidRDefault="003825BC" w:rsidP="003825BC">
              <w:pPr>
                <w:pStyle w:val="Bibliography"/>
                <w:ind w:left="720" w:hanging="720"/>
                <w:rPr>
                  <w:ins w:id="915" w:author="Mehmet Oğuz Ekşi" w:date="2021-05-08T20:35:00Z"/>
                  <w:i/>
                  <w:iCs/>
                  <w:noProof/>
                  <w:sz w:val="24"/>
                  <w:szCs w:val="24"/>
                  <w:rPrChange w:id="916" w:author="Mehmet Oğuz Ekşi" w:date="2021-05-08T20:35:00Z">
                    <w:rPr>
                      <w:ins w:id="917" w:author="Mehmet Oğuz Ekşi" w:date="2021-05-08T20:35:00Z"/>
                      <w:i/>
                      <w:iCs/>
                      <w:noProof/>
                    </w:rPr>
                  </w:rPrChange>
                </w:rPr>
              </w:pPr>
            </w:p>
            <w:p w14:paraId="09F4C2F8" w14:textId="0208E381" w:rsidR="003825BC" w:rsidRPr="003825BC" w:rsidRDefault="003825BC" w:rsidP="003825BC">
              <w:pPr>
                <w:pStyle w:val="Bibliography"/>
                <w:ind w:left="720" w:hanging="720"/>
                <w:rPr>
                  <w:noProof/>
                  <w:sz w:val="24"/>
                  <w:szCs w:val="24"/>
                  <w:rPrChange w:id="918" w:author="Mehmet Oğuz Ekşi" w:date="2021-05-08T20:35:00Z">
                    <w:rPr>
                      <w:noProof/>
                    </w:rPr>
                  </w:rPrChange>
                </w:rPr>
              </w:pPr>
              <w:r w:rsidRPr="003825BC">
                <w:rPr>
                  <w:i/>
                  <w:iCs/>
                  <w:noProof/>
                  <w:sz w:val="24"/>
                  <w:szCs w:val="24"/>
                  <w:rPrChange w:id="919" w:author="Mehmet Oğuz Ekşi" w:date="2021-05-08T20:35:00Z">
                    <w:rPr>
                      <w:i/>
                      <w:iCs/>
                      <w:noProof/>
                    </w:rPr>
                  </w:rPrChange>
                </w:rPr>
                <w:t>Funbrain.com</w:t>
              </w:r>
              <w:r w:rsidRPr="003825BC">
                <w:rPr>
                  <w:noProof/>
                  <w:sz w:val="24"/>
                  <w:szCs w:val="24"/>
                  <w:rPrChange w:id="920" w:author="Mehmet Oğuz Ekşi" w:date="2021-05-08T20:35:00Z">
                    <w:rPr>
                      <w:noProof/>
                    </w:rPr>
                  </w:rPrChange>
                </w:rPr>
                <w:t>. (2021). funbrain.com: https://www.funbrain.com/ adresinden alındı</w:t>
              </w:r>
            </w:p>
            <w:p w14:paraId="3A85EF19" w14:textId="77777777" w:rsidR="003825BC" w:rsidRPr="003825BC" w:rsidRDefault="003825BC" w:rsidP="003825BC">
              <w:pPr>
                <w:pStyle w:val="Bibliography"/>
                <w:ind w:left="720" w:hanging="720"/>
                <w:rPr>
                  <w:ins w:id="921" w:author="Mehmet Oğuz Ekşi" w:date="2021-05-08T20:35:00Z"/>
                  <w:i/>
                  <w:iCs/>
                  <w:noProof/>
                  <w:sz w:val="24"/>
                  <w:szCs w:val="24"/>
                  <w:rPrChange w:id="922" w:author="Mehmet Oğuz Ekşi" w:date="2021-05-08T20:35:00Z">
                    <w:rPr>
                      <w:ins w:id="923" w:author="Mehmet Oğuz Ekşi" w:date="2021-05-08T20:35:00Z"/>
                      <w:i/>
                      <w:iCs/>
                      <w:noProof/>
                    </w:rPr>
                  </w:rPrChange>
                </w:rPr>
              </w:pPr>
            </w:p>
            <w:p w14:paraId="0DE8522E" w14:textId="3E0AAC6F" w:rsidR="003825BC" w:rsidRPr="003825BC" w:rsidRDefault="003825BC" w:rsidP="003825BC">
              <w:pPr>
                <w:pStyle w:val="Bibliography"/>
                <w:ind w:left="720" w:hanging="720"/>
                <w:rPr>
                  <w:noProof/>
                  <w:sz w:val="24"/>
                  <w:szCs w:val="24"/>
                  <w:rPrChange w:id="924" w:author="Mehmet Oğuz Ekşi" w:date="2021-05-08T20:35:00Z">
                    <w:rPr>
                      <w:noProof/>
                    </w:rPr>
                  </w:rPrChange>
                </w:rPr>
              </w:pPr>
              <w:r w:rsidRPr="003825BC">
                <w:rPr>
                  <w:i/>
                  <w:iCs/>
                  <w:noProof/>
                  <w:sz w:val="24"/>
                  <w:szCs w:val="24"/>
                  <w:rPrChange w:id="925" w:author="Mehmet Oğuz Ekşi" w:date="2021-05-08T20:35:00Z">
                    <w:rPr>
                      <w:i/>
                      <w:iCs/>
                      <w:noProof/>
                    </w:rPr>
                  </w:rPrChange>
                </w:rPr>
                <w:t>Nesneye Dayalı Programlama</w:t>
              </w:r>
              <w:r w:rsidRPr="003825BC">
                <w:rPr>
                  <w:noProof/>
                  <w:sz w:val="24"/>
                  <w:szCs w:val="24"/>
                  <w:rPrChange w:id="926" w:author="Mehmet Oğuz Ekşi" w:date="2021-05-08T20:35:00Z">
                    <w:rPr>
                      <w:noProof/>
                    </w:rPr>
                  </w:rPrChange>
                </w:rPr>
                <w:t>. (2018). https://baskabirkod.com/nesneye-dayali-programlama-nedir/ adresinden alındı</w:t>
              </w:r>
            </w:p>
            <w:p w14:paraId="0B495B15" w14:textId="77777777" w:rsidR="003825BC" w:rsidRPr="003825BC" w:rsidRDefault="003825BC" w:rsidP="003825BC">
              <w:pPr>
                <w:pStyle w:val="Bibliography"/>
                <w:ind w:left="720" w:hanging="720"/>
                <w:rPr>
                  <w:ins w:id="927" w:author="Mehmet Oğuz Ekşi" w:date="2021-05-08T20:35:00Z"/>
                  <w:i/>
                  <w:iCs/>
                  <w:noProof/>
                  <w:sz w:val="24"/>
                  <w:szCs w:val="24"/>
                  <w:rPrChange w:id="928" w:author="Mehmet Oğuz Ekşi" w:date="2021-05-08T20:35:00Z">
                    <w:rPr>
                      <w:ins w:id="929" w:author="Mehmet Oğuz Ekşi" w:date="2021-05-08T20:35:00Z"/>
                      <w:i/>
                      <w:iCs/>
                      <w:noProof/>
                    </w:rPr>
                  </w:rPrChange>
                </w:rPr>
              </w:pPr>
            </w:p>
            <w:p w14:paraId="24A55706" w14:textId="3F326494" w:rsidR="003825BC" w:rsidRPr="003825BC" w:rsidRDefault="003825BC" w:rsidP="003825BC">
              <w:pPr>
                <w:pStyle w:val="Bibliography"/>
                <w:ind w:left="720" w:hanging="720"/>
                <w:rPr>
                  <w:noProof/>
                  <w:sz w:val="24"/>
                  <w:szCs w:val="24"/>
                  <w:rPrChange w:id="930" w:author="Mehmet Oğuz Ekşi" w:date="2021-05-08T20:35:00Z">
                    <w:rPr>
                      <w:noProof/>
                    </w:rPr>
                  </w:rPrChange>
                </w:rPr>
              </w:pPr>
              <w:r w:rsidRPr="003825BC">
                <w:rPr>
                  <w:i/>
                  <w:iCs/>
                  <w:noProof/>
                  <w:sz w:val="24"/>
                  <w:szCs w:val="24"/>
                  <w:rPrChange w:id="931" w:author="Mehmet Oğuz Ekşi" w:date="2021-05-08T20:35:00Z">
                    <w:rPr>
                      <w:i/>
                      <w:iCs/>
                      <w:noProof/>
                    </w:rPr>
                  </w:rPrChange>
                </w:rPr>
                <w:t>NumberofGamersWorldwide</w:t>
              </w:r>
              <w:r w:rsidRPr="003825BC">
                <w:rPr>
                  <w:noProof/>
                  <w:sz w:val="24"/>
                  <w:szCs w:val="24"/>
                  <w:rPrChange w:id="932" w:author="Mehmet Oğuz Ekşi" w:date="2021-05-08T20:35:00Z">
                    <w:rPr>
                      <w:noProof/>
                    </w:rPr>
                  </w:rPrChange>
                </w:rPr>
                <w:t>. (2021). financesonline: https://financesonline.com/number-of-gamers-worldwide/ adresinden alındı</w:t>
              </w:r>
            </w:p>
            <w:p w14:paraId="36C70357" w14:textId="77777777" w:rsidR="003825BC" w:rsidRPr="003825BC" w:rsidRDefault="003825BC" w:rsidP="003825BC">
              <w:pPr>
                <w:pStyle w:val="Bibliography"/>
                <w:ind w:left="720" w:hanging="720"/>
                <w:rPr>
                  <w:ins w:id="933" w:author="Mehmet Oğuz Ekşi" w:date="2021-05-08T20:35:00Z"/>
                  <w:i/>
                  <w:iCs/>
                  <w:noProof/>
                  <w:sz w:val="24"/>
                  <w:szCs w:val="24"/>
                  <w:rPrChange w:id="934" w:author="Mehmet Oğuz Ekşi" w:date="2021-05-08T20:35:00Z">
                    <w:rPr>
                      <w:ins w:id="935" w:author="Mehmet Oğuz Ekşi" w:date="2021-05-08T20:35:00Z"/>
                      <w:i/>
                      <w:iCs/>
                      <w:noProof/>
                    </w:rPr>
                  </w:rPrChange>
                </w:rPr>
              </w:pPr>
            </w:p>
            <w:p w14:paraId="76085060" w14:textId="1837FBE3" w:rsidR="003825BC" w:rsidRPr="003825BC" w:rsidRDefault="003825BC" w:rsidP="003825BC">
              <w:pPr>
                <w:pStyle w:val="Bibliography"/>
                <w:ind w:left="720" w:hanging="720"/>
                <w:rPr>
                  <w:noProof/>
                  <w:sz w:val="24"/>
                  <w:szCs w:val="24"/>
                  <w:rPrChange w:id="936" w:author="Mehmet Oğuz Ekşi" w:date="2021-05-08T20:35:00Z">
                    <w:rPr>
                      <w:noProof/>
                    </w:rPr>
                  </w:rPrChange>
                </w:rPr>
              </w:pPr>
              <w:r w:rsidRPr="003825BC">
                <w:rPr>
                  <w:i/>
                  <w:iCs/>
                  <w:noProof/>
                  <w:sz w:val="24"/>
                  <w:szCs w:val="24"/>
                  <w:rPrChange w:id="937" w:author="Mehmet Oğuz Ekşi" w:date="2021-05-08T20:35:00Z">
                    <w:rPr>
                      <w:i/>
                      <w:iCs/>
                      <w:noProof/>
                    </w:rPr>
                  </w:rPrChange>
                </w:rPr>
                <w:t>RenderNedir</w:t>
              </w:r>
              <w:r w:rsidRPr="003825BC">
                <w:rPr>
                  <w:noProof/>
                  <w:sz w:val="24"/>
                  <w:szCs w:val="24"/>
                  <w:rPrChange w:id="938" w:author="Mehmet Oğuz Ekşi" w:date="2021-05-08T20:35:00Z">
                    <w:rPr>
                      <w:noProof/>
                    </w:rPr>
                  </w:rPrChange>
                </w:rPr>
                <w:t>. (2020). muhendistan: https://muhendistan.com/render-nedir-render-alma-islemi-nasil-yapilir/ adresinden alındı</w:t>
              </w:r>
            </w:p>
            <w:p w14:paraId="758D91A8" w14:textId="77777777" w:rsidR="003825BC" w:rsidRPr="003825BC" w:rsidRDefault="003825BC" w:rsidP="003825BC">
              <w:pPr>
                <w:pStyle w:val="Bibliography"/>
                <w:ind w:left="720" w:hanging="720"/>
                <w:rPr>
                  <w:ins w:id="939" w:author="Mehmet Oğuz Ekşi" w:date="2021-05-08T20:35:00Z"/>
                  <w:i/>
                  <w:iCs/>
                  <w:noProof/>
                  <w:sz w:val="24"/>
                  <w:szCs w:val="24"/>
                  <w:rPrChange w:id="940" w:author="Mehmet Oğuz Ekşi" w:date="2021-05-08T20:35:00Z">
                    <w:rPr>
                      <w:ins w:id="941" w:author="Mehmet Oğuz Ekşi" w:date="2021-05-08T20:35:00Z"/>
                      <w:i/>
                      <w:iCs/>
                      <w:noProof/>
                    </w:rPr>
                  </w:rPrChange>
                </w:rPr>
              </w:pPr>
            </w:p>
            <w:p w14:paraId="380072DA" w14:textId="0BD7EC36" w:rsidR="003825BC" w:rsidRPr="003825BC" w:rsidRDefault="003825BC" w:rsidP="003825BC">
              <w:pPr>
                <w:pStyle w:val="Bibliography"/>
                <w:ind w:left="720" w:hanging="720"/>
                <w:rPr>
                  <w:noProof/>
                  <w:sz w:val="24"/>
                  <w:szCs w:val="24"/>
                  <w:rPrChange w:id="942" w:author="Mehmet Oğuz Ekşi" w:date="2021-05-08T20:35:00Z">
                    <w:rPr>
                      <w:noProof/>
                    </w:rPr>
                  </w:rPrChange>
                </w:rPr>
              </w:pPr>
              <w:r w:rsidRPr="003825BC">
                <w:rPr>
                  <w:i/>
                  <w:iCs/>
                  <w:noProof/>
                  <w:sz w:val="24"/>
                  <w:szCs w:val="24"/>
                  <w:rPrChange w:id="943" w:author="Mehmet Oğuz Ekşi" w:date="2021-05-08T20:35:00Z">
                    <w:rPr>
                      <w:i/>
                      <w:iCs/>
                      <w:noProof/>
                    </w:rPr>
                  </w:rPrChange>
                </w:rPr>
                <w:t>Scratch.mit.edu</w:t>
              </w:r>
              <w:r w:rsidRPr="003825BC">
                <w:rPr>
                  <w:noProof/>
                  <w:sz w:val="24"/>
                  <w:szCs w:val="24"/>
                  <w:rPrChange w:id="944" w:author="Mehmet Oğuz Ekşi" w:date="2021-05-08T20:35:00Z">
                    <w:rPr>
                      <w:noProof/>
                    </w:rPr>
                  </w:rPrChange>
                </w:rPr>
                <w:t>. (2021). scratch.mit.edu: https://scratch.mit.edu/ adresinden alındı</w:t>
              </w:r>
            </w:p>
            <w:p w14:paraId="1E60A961" w14:textId="77777777" w:rsidR="003825BC" w:rsidRPr="003825BC" w:rsidRDefault="003825BC" w:rsidP="003825BC">
              <w:pPr>
                <w:pStyle w:val="Bibliography"/>
                <w:ind w:left="720" w:hanging="720"/>
                <w:rPr>
                  <w:ins w:id="945" w:author="Mehmet Oğuz Ekşi" w:date="2021-05-08T20:35:00Z"/>
                  <w:i/>
                  <w:iCs/>
                  <w:noProof/>
                  <w:sz w:val="24"/>
                  <w:szCs w:val="24"/>
                  <w:rPrChange w:id="946" w:author="Mehmet Oğuz Ekşi" w:date="2021-05-08T20:35:00Z">
                    <w:rPr>
                      <w:ins w:id="947" w:author="Mehmet Oğuz Ekşi" w:date="2021-05-08T20:35:00Z"/>
                      <w:i/>
                      <w:iCs/>
                      <w:noProof/>
                    </w:rPr>
                  </w:rPrChange>
                </w:rPr>
              </w:pPr>
            </w:p>
            <w:p w14:paraId="0442F854" w14:textId="5319C328" w:rsidR="003825BC" w:rsidRPr="003825BC" w:rsidRDefault="003825BC" w:rsidP="003825BC">
              <w:pPr>
                <w:pStyle w:val="Bibliography"/>
                <w:ind w:left="720" w:hanging="720"/>
                <w:rPr>
                  <w:noProof/>
                  <w:sz w:val="24"/>
                  <w:szCs w:val="24"/>
                  <w:rPrChange w:id="948" w:author="Mehmet Oğuz Ekşi" w:date="2021-05-08T20:35:00Z">
                    <w:rPr>
                      <w:noProof/>
                    </w:rPr>
                  </w:rPrChange>
                </w:rPr>
              </w:pPr>
              <w:r w:rsidRPr="003825BC">
                <w:rPr>
                  <w:i/>
                  <w:iCs/>
                  <w:noProof/>
                  <w:sz w:val="24"/>
                  <w:szCs w:val="24"/>
                  <w:rPrChange w:id="949" w:author="Mehmet Oğuz Ekşi" w:date="2021-05-08T20:35:00Z">
                    <w:rPr>
                      <w:i/>
                      <w:iCs/>
                      <w:noProof/>
                    </w:rPr>
                  </w:rPrChange>
                </w:rPr>
                <w:t>Total War Three Kingdoms</w:t>
              </w:r>
              <w:r w:rsidRPr="003825BC">
                <w:rPr>
                  <w:noProof/>
                  <w:sz w:val="24"/>
                  <w:szCs w:val="24"/>
                  <w:rPrChange w:id="950" w:author="Mehmet Oğuz Ekşi" w:date="2021-05-08T20:35:00Z">
                    <w:rPr>
                      <w:noProof/>
                    </w:rPr>
                  </w:rPrChange>
                </w:rPr>
                <w:t>. (2019). https://www.totalwar.com/games/three-kingdoms/ adresinden alındı</w:t>
              </w:r>
            </w:p>
            <w:p w14:paraId="29DDC1EF" w14:textId="70D9F5A4" w:rsidR="003D59F9" w:rsidRDefault="003D59F9" w:rsidP="003825BC">
              <w:pPr>
                <w:rPr>
                  <w:ins w:id="951" w:author="Mehmet Oğuz Ekşi" w:date="2021-05-08T20:31:00Z"/>
                </w:rPr>
              </w:pPr>
              <w:ins w:id="952" w:author="Mehmet Oğuz Ekşi" w:date="2021-05-08T20:31:00Z">
                <w:r w:rsidRPr="003825BC">
                  <w:rPr>
                    <w:b/>
                    <w:bCs/>
                    <w:sz w:val="24"/>
                    <w:szCs w:val="24"/>
                    <w:rPrChange w:id="953" w:author="Mehmet Oğuz Ekşi" w:date="2021-05-08T20:35:00Z">
                      <w:rPr>
                        <w:b/>
                        <w:bCs/>
                      </w:rPr>
                    </w:rPrChange>
                  </w:rPr>
                  <w:fldChar w:fldCharType="end"/>
                </w:r>
              </w:ins>
            </w:p>
            <w:customXmlInsRangeStart w:id="954" w:author="Mehmet Oğuz Ekşi" w:date="2021-05-08T20:31:00Z"/>
          </w:sdtContent>
        </w:sdt>
        <w:customXmlInsRangeEnd w:id="954"/>
        <w:customXmlInsRangeStart w:id="955" w:author="Mehmet Oğuz Ekşi" w:date="2021-05-08T20:31:00Z"/>
      </w:sdtContent>
    </w:sdt>
    <w:customXmlInsRangeEnd w:id="955"/>
    <w:p w14:paraId="03B61BAE" w14:textId="77777777" w:rsidR="00443A2D" w:rsidRPr="00443A2D" w:rsidRDefault="00443A2D">
      <w:pPr>
        <w:pStyle w:val="ListParagraph"/>
        <w:ind w:left="360"/>
        <w:rPr>
          <w:sz w:val="22"/>
          <w:szCs w:val="22"/>
          <w:rPrChange w:id="956" w:author="Mehmet Oğuz Ekşi" w:date="2021-05-08T20:23:00Z">
            <w:rPr/>
          </w:rPrChange>
        </w:rPr>
        <w:pPrChange w:id="957" w:author="Mehmet Oğuz Ekşi" w:date="2021-05-08T20:23:00Z">
          <w:pPr>
            <w:ind w:left="426" w:hanging="142"/>
          </w:pPr>
        </w:pPrChange>
      </w:pPr>
    </w:p>
    <w:sectPr w:rsidR="00443A2D" w:rsidRPr="00443A2D">
      <w:headerReference w:type="default" r:id="rId19"/>
      <w:footerReference w:type="default" r:id="rId20"/>
      <w:pgSz w:w="11906" w:h="16838"/>
      <w:pgMar w:top="1418" w:right="1418" w:bottom="1418" w:left="1418" w:header="709" w:footer="709"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45E6E" w14:textId="77777777" w:rsidR="00C42A4F" w:rsidRDefault="00C42A4F">
      <w:r>
        <w:separator/>
      </w:r>
    </w:p>
  </w:endnote>
  <w:endnote w:type="continuationSeparator" w:id="0">
    <w:p w14:paraId="44C64275" w14:textId="77777777" w:rsidR="00C42A4F" w:rsidRDefault="00C42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EDB0B"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656CC95E" w14:textId="77777777">
      <w:trPr>
        <w:trHeight w:val="269"/>
      </w:trPr>
      <w:tc>
        <w:tcPr>
          <w:tcW w:w="5207" w:type="dxa"/>
          <w:shd w:val="clear" w:color="auto" w:fill="auto"/>
        </w:tcPr>
        <w:p w14:paraId="70761AE5" w14:textId="77777777" w:rsidR="002B1B2C" w:rsidRDefault="002B1B2C">
          <w:pPr>
            <w:pStyle w:val="Footer"/>
            <w:rPr>
              <w:lang w:val="tr-TR"/>
            </w:rPr>
          </w:pPr>
        </w:p>
      </w:tc>
      <w:tc>
        <w:tcPr>
          <w:tcW w:w="5167" w:type="dxa"/>
          <w:shd w:val="clear" w:color="auto" w:fill="auto"/>
        </w:tcPr>
        <w:p w14:paraId="7DF2C497" w14:textId="77777777" w:rsidR="002B1B2C" w:rsidRDefault="002B1B2C">
          <w:pPr>
            <w:pStyle w:val="Footer"/>
            <w:jc w:val="right"/>
          </w:pPr>
          <w:r>
            <w:rPr>
              <w:lang w:val="tr-TR"/>
            </w:rPr>
            <w:fldChar w:fldCharType="begin"/>
          </w:r>
          <w:r>
            <w:instrText>PAGE</w:instrText>
          </w:r>
          <w:r>
            <w:fldChar w:fldCharType="separate"/>
          </w:r>
          <w:r>
            <w:t>2</w:t>
          </w:r>
          <w:r>
            <w:fldChar w:fldCharType="end"/>
          </w:r>
        </w:p>
      </w:tc>
    </w:tr>
  </w:tbl>
  <w:p w14:paraId="19760660" w14:textId="77777777" w:rsidR="002B1B2C" w:rsidRDefault="002B1B2C">
    <w:pPr>
      <w:pStyle w:val="Footer"/>
      <w:jc w:val="right"/>
    </w:pPr>
    <w:r>
      <w:t xml:space="preserve"> </w:t>
    </w:r>
  </w:p>
  <w:p w14:paraId="5FDF4194" w14:textId="77777777" w:rsidR="002B1B2C" w:rsidRDefault="002B1B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4A8C9"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2D46C445" w14:textId="77777777">
      <w:trPr>
        <w:trHeight w:val="269"/>
      </w:trPr>
      <w:tc>
        <w:tcPr>
          <w:tcW w:w="5207" w:type="dxa"/>
          <w:shd w:val="clear" w:color="auto" w:fill="auto"/>
        </w:tcPr>
        <w:p w14:paraId="60EC0F65" w14:textId="77777777" w:rsidR="002B1B2C" w:rsidRDefault="002B1B2C">
          <w:pPr>
            <w:pStyle w:val="Footer"/>
            <w:rPr>
              <w:lang w:val="tr-TR"/>
            </w:rPr>
          </w:pPr>
        </w:p>
      </w:tc>
      <w:tc>
        <w:tcPr>
          <w:tcW w:w="5167" w:type="dxa"/>
          <w:shd w:val="clear" w:color="auto" w:fill="auto"/>
        </w:tcPr>
        <w:p w14:paraId="5B177094" w14:textId="77777777" w:rsidR="002B1B2C" w:rsidRDefault="002B1B2C">
          <w:pPr>
            <w:pStyle w:val="Footer"/>
            <w:jc w:val="right"/>
          </w:pPr>
          <w:r>
            <w:rPr>
              <w:lang w:val="tr-TR"/>
            </w:rPr>
            <w:fldChar w:fldCharType="begin"/>
          </w:r>
          <w:r>
            <w:instrText>PAGE</w:instrText>
          </w:r>
          <w:r>
            <w:fldChar w:fldCharType="separate"/>
          </w:r>
          <w:r>
            <w:t>3</w:t>
          </w:r>
          <w:r>
            <w:fldChar w:fldCharType="end"/>
          </w:r>
        </w:p>
      </w:tc>
    </w:tr>
  </w:tbl>
  <w:p w14:paraId="0EE45121" w14:textId="77777777" w:rsidR="002B1B2C" w:rsidRDefault="002B1B2C">
    <w:pPr>
      <w:pStyle w:val="Footer"/>
      <w:jc w:val="right"/>
    </w:pPr>
    <w:r>
      <w:t xml:space="preserve"> </w:t>
    </w:r>
  </w:p>
  <w:p w14:paraId="68090C18" w14:textId="77777777" w:rsidR="002B1B2C" w:rsidRDefault="002B1B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F3A21"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40DA7C73" w14:textId="77777777">
      <w:trPr>
        <w:trHeight w:val="269"/>
      </w:trPr>
      <w:tc>
        <w:tcPr>
          <w:tcW w:w="5207" w:type="dxa"/>
          <w:shd w:val="clear" w:color="auto" w:fill="auto"/>
        </w:tcPr>
        <w:p w14:paraId="41A5B8BD" w14:textId="77777777" w:rsidR="002B1B2C" w:rsidRDefault="002B1B2C">
          <w:pPr>
            <w:pStyle w:val="Footer"/>
            <w:rPr>
              <w:lang w:val="tr-TR"/>
            </w:rPr>
          </w:pPr>
        </w:p>
      </w:tc>
      <w:tc>
        <w:tcPr>
          <w:tcW w:w="5167" w:type="dxa"/>
          <w:shd w:val="clear" w:color="auto" w:fill="auto"/>
        </w:tcPr>
        <w:p w14:paraId="0DACFFB5" w14:textId="77777777" w:rsidR="002B1B2C" w:rsidRDefault="002B1B2C">
          <w:pPr>
            <w:pStyle w:val="Footer"/>
            <w:jc w:val="right"/>
          </w:pPr>
          <w:r>
            <w:rPr>
              <w:lang w:val="tr-TR"/>
            </w:rPr>
            <w:fldChar w:fldCharType="begin"/>
          </w:r>
          <w:r>
            <w:instrText>PAGE</w:instrText>
          </w:r>
          <w:r>
            <w:fldChar w:fldCharType="separate"/>
          </w:r>
          <w:r>
            <w:t>5</w:t>
          </w:r>
          <w:r>
            <w:fldChar w:fldCharType="end"/>
          </w:r>
        </w:p>
      </w:tc>
    </w:tr>
  </w:tbl>
  <w:p w14:paraId="18E51C60" w14:textId="77777777" w:rsidR="002B1B2C" w:rsidRDefault="002B1B2C">
    <w:pPr>
      <w:pStyle w:val="Footer"/>
      <w:jc w:val="right"/>
    </w:pPr>
    <w:r>
      <w:t xml:space="preserve"> </w:t>
    </w:r>
  </w:p>
  <w:p w14:paraId="287E4520" w14:textId="77777777" w:rsidR="002B1B2C" w:rsidRDefault="002B1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76936" w14:textId="77777777" w:rsidR="00C42A4F" w:rsidRDefault="00C42A4F">
      <w:r>
        <w:separator/>
      </w:r>
    </w:p>
  </w:footnote>
  <w:footnote w:type="continuationSeparator" w:id="0">
    <w:p w14:paraId="5ECBD173" w14:textId="77777777" w:rsidR="00C42A4F" w:rsidRDefault="00C42A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30622" w14:textId="77777777" w:rsidR="002B1B2C" w:rsidRDefault="002B1B2C">
    <w:pPr>
      <w:pStyle w:val="BodyText"/>
      <w:ind w:right="565"/>
      <w:jc w:val="center"/>
      <w:rPr>
        <w:rFonts w:cs="Arial"/>
        <w:b w:val="0"/>
        <w:bCs/>
        <w:color w:val="0F243E"/>
        <w:sz w:val="20"/>
      </w:rP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335F3446" w14:textId="77777777" w:rsidR="002B1B2C" w:rsidRDefault="002B1B2C">
    <w:pPr>
      <w:pStyle w:val="Header"/>
    </w:pPr>
    <w:r>
      <w:rPr>
        <w:noProof/>
      </w:rPr>
      <mc:AlternateContent>
        <mc:Choice Requires="wps">
          <w:drawing>
            <wp:anchor distT="0" distB="0" distL="0" distR="0" simplePos="0" relativeHeight="2" behindDoc="1" locked="0" layoutInCell="1" allowOverlap="1" wp14:anchorId="26B06EDD" wp14:editId="5999D0D3">
              <wp:simplePos x="0" y="0"/>
              <wp:positionH relativeFrom="column">
                <wp:posOffset>-45085</wp:posOffset>
              </wp:positionH>
              <wp:positionV relativeFrom="paragraph">
                <wp:posOffset>85725</wp:posOffset>
              </wp:positionV>
              <wp:extent cx="5784215" cy="1270"/>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5FD65AE" id="AutoShape 1" o:spid="_x0000_s1026" style="position:absolute;margin-left:-3.55pt;margin-top:6.75pt;width:455.45pt;height:.1pt;z-index:-503316478;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05B95" w14:textId="77777777" w:rsidR="002B1B2C" w:rsidRDefault="002B1B2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371649DB" w14:textId="77777777" w:rsidR="002B1B2C" w:rsidRDefault="002B1B2C">
    <w:pPr>
      <w:pStyle w:val="Header"/>
    </w:pPr>
    <w:r>
      <w:rPr>
        <w:noProof/>
      </w:rPr>
      <mc:AlternateContent>
        <mc:Choice Requires="wps">
          <w:drawing>
            <wp:anchor distT="0" distB="0" distL="0" distR="0" simplePos="0" relativeHeight="5" behindDoc="1" locked="0" layoutInCell="1" allowOverlap="1" wp14:anchorId="7CED25DC" wp14:editId="30D268C0">
              <wp:simplePos x="0" y="0"/>
              <wp:positionH relativeFrom="column">
                <wp:posOffset>-45085</wp:posOffset>
              </wp:positionH>
              <wp:positionV relativeFrom="paragraph">
                <wp:posOffset>85725</wp:posOffset>
              </wp:positionV>
              <wp:extent cx="5784215" cy="1270"/>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0B3F344D" id="AutoShape 1" o:spid="_x0000_s1026" style="position:absolute;margin-left:-3.55pt;margin-top:6.75pt;width:455.45pt;height:.1pt;z-index:-503316475;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DBE9A" w14:textId="77777777" w:rsidR="002B1B2C" w:rsidRDefault="002B1B2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2885EEB1" w14:textId="77777777" w:rsidR="002B1B2C" w:rsidRDefault="002B1B2C">
    <w:pPr>
      <w:pStyle w:val="Header"/>
    </w:pPr>
    <w:r>
      <w:rPr>
        <w:noProof/>
      </w:rPr>
      <mc:AlternateContent>
        <mc:Choice Requires="wps">
          <w:drawing>
            <wp:anchor distT="0" distB="0" distL="0" distR="0" simplePos="0" relativeHeight="7" behindDoc="1" locked="0" layoutInCell="1" allowOverlap="1" wp14:anchorId="13096319" wp14:editId="6A2B6549">
              <wp:simplePos x="0" y="0"/>
              <wp:positionH relativeFrom="column">
                <wp:posOffset>-45085</wp:posOffset>
              </wp:positionH>
              <wp:positionV relativeFrom="paragraph">
                <wp:posOffset>85725</wp:posOffset>
              </wp:positionV>
              <wp:extent cx="5784215" cy="1270"/>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78FD2066" id="AutoShape 1" o:spid="_x0000_s1026" style="position:absolute;margin-left:-3.55pt;margin-top:6.75pt;width:455.45pt;height:.1pt;z-index:-503316473;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163E"/>
    <w:multiLevelType w:val="hybridMultilevel"/>
    <w:tmpl w:val="DBF86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80ED5"/>
    <w:multiLevelType w:val="multilevel"/>
    <w:tmpl w:val="0409001F"/>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0E3A6F"/>
    <w:multiLevelType w:val="hybridMultilevel"/>
    <w:tmpl w:val="D474DD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997438"/>
    <w:multiLevelType w:val="multilevel"/>
    <w:tmpl w:val="8D269070"/>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19B73EFE"/>
    <w:multiLevelType w:val="hybridMultilevel"/>
    <w:tmpl w:val="4DAC4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E2D77"/>
    <w:multiLevelType w:val="hybridMultilevel"/>
    <w:tmpl w:val="B1465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E733F0"/>
    <w:multiLevelType w:val="hybridMultilevel"/>
    <w:tmpl w:val="86108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027FE2"/>
    <w:multiLevelType w:val="multilevel"/>
    <w:tmpl w:val="0409001F"/>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E871F6B"/>
    <w:multiLevelType w:val="multilevel"/>
    <w:tmpl w:val="EA8CB6C6"/>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9" w15:restartNumberingAfterBreak="0">
    <w:nsid w:val="2EA76BBC"/>
    <w:multiLevelType w:val="multilevel"/>
    <w:tmpl w:val="C3ECBBD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2CA19B1"/>
    <w:multiLevelType w:val="hybridMultilevel"/>
    <w:tmpl w:val="278C8C46"/>
    <w:lvl w:ilvl="0" w:tplc="6BA033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957F5C"/>
    <w:multiLevelType w:val="multilevel"/>
    <w:tmpl w:val="D66445C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428C28F4"/>
    <w:multiLevelType w:val="hybridMultilevel"/>
    <w:tmpl w:val="B546C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4824D4"/>
    <w:multiLevelType w:val="hybridMultilevel"/>
    <w:tmpl w:val="040EC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284434"/>
    <w:multiLevelType w:val="hybridMultilevel"/>
    <w:tmpl w:val="6A6A0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5569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512F77"/>
    <w:multiLevelType w:val="hybridMultilevel"/>
    <w:tmpl w:val="4DE80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7F10AF"/>
    <w:multiLevelType w:val="hybridMultilevel"/>
    <w:tmpl w:val="93746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FE0DBB"/>
    <w:multiLevelType w:val="hybridMultilevel"/>
    <w:tmpl w:val="E7F8C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B11E8C"/>
    <w:multiLevelType w:val="multilevel"/>
    <w:tmpl w:val="48BA542E"/>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F0A4FA4"/>
    <w:multiLevelType w:val="hybridMultilevel"/>
    <w:tmpl w:val="0FC8D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4069FD"/>
    <w:multiLevelType w:val="hybridMultilevel"/>
    <w:tmpl w:val="C23AB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BE2F55"/>
    <w:multiLevelType w:val="hybridMultilevel"/>
    <w:tmpl w:val="21681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AE5E2B"/>
    <w:multiLevelType w:val="hybridMultilevel"/>
    <w:tmpl w:val="16C01262"/>
    <w:lvl w:ilvl="0" w:tplc="748CB6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6C22C9"/>
    <w:multiLevelType w:val="multilevel"/>
    <w:tmpl w:val="61C2C31A"/>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5" w15:restartNumberingAfterBreak="0">
    <w:nsid w:val="67422C7F"/>
    <w:multiLevelType w:val="hybridMultilevel"/>
    <w:tmpl w:val="8B441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D11793"/>
    <w:multiLevelType w:val="hybridMultilevel"/>
    <w:tmpl w:val="D5D25050"/>
    <w:lvl w:ilvl="0" w:tplc="09D472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2476C9"/>
    <w:multiLevelType w:val="hybridMultilevel"/>
    <w:tmpl w:val="8BFCB0B0"/>
    <w:lvl w:ilvl="0" w:tplc="65BAF5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9"/>
  </w:num>
  <w:num w:numId="3">
    <w:abstractNumId w:val="24"/>
  </w:num>
  <w:num w:numId="4">
    <w:abstractNumId w:val="8"/>
  </w:num>
  <w:num w:numId="5">
    <w:abstractNumId w:val="9"/>
  </w:num>
  <w:num w:numId="6">
    <w:abstractNumId w:val="1"/>
  </w:num>
  <w:num w:numId="7">
    <w:abstractNumId w:val="7"/>
  </w:num>
  <w:num w:numId="8">
    <w:abstractNumId w:val="15"/>
  </w:num>
  <w:num w:numId="9">
    <w:abstractNumId w:val="5"/>
  </w:num>
  <w:num w:numId="10">
    <w:abstractNumId w:val="23"/>
  </w:num>
  <w:num w:numId="11">
    <w:abstractNumId w:val="26"/>
  </w:num>
  <w:num w:numId="12">
    <w:abstractNumId w:val="10"/>
  </w:num>
  <w:num w:numId="13">
    <w:abstractNumId w:val="27"/>
  </w:num>
  <w:num w:numId="14">
    <w:abstractNumId w:val="0"/>
  </w:num>
  <w:num w:numId="15">
    <w:abstractNumId w:val="21"/>
  </w:num>
  <w:num w:numId="16">
    <w:abstractNumId w:val="16"/>
  </w:num>
  <w:num w:numId="17">
    <w:abstractNumId w:val="6"/>
  </w:num>
  <w:num w:numId="18">
    <w:abstractNumId w:val="14"/>
  </w:num>
  <w:num w:numId="19">
    <w:abstractNumId w:val="17"/>
  </w:num>
  <w:num w:numId="20">
    <w:abstractNumId w:val="20"/>
  </w:num>
  <w:num w:numId="21">
    <w:abstractNumId w:val="22"/>
  </w:num>
  <w:num w:numId="22">
    <w:abstractNumId w:val="12"/>
  </w:num>
  <w:num w:numId="23">
    <w:abstractNumId w:val="18"/>
  </w:num>
  <w:num w:numId="24">
    <w:abstractNumId w:val="25"/>
  </w:num>
  <w:num w:numId="25">
    <w:abstractNumId w:val="11"/>
  </w:num>
  <w:num w:numId="26">
    <w:abstractNumId w:val="4"/>
  </w:num>
  <w:num w:numId="27">
    <w:abstractNumId w:val="2"/>
  </w:num>
  <w:num w:numId="28">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hmet Oğuz Ekşi">
    <w15:presenceInfo w15:providerId="AD" w15:userId="S::mehmetoguz.eksi@ogrenci.bartin.edu.tr::c4eeb45e-ed1b-4325-8eeb-11f00df27580"/>
  </w15:person>
  <w15:person w15:author="Evrim Guler">
    <w15:presenceInfo w15:providerId="AD" w15:userId="S::eguler1@gsu.edu::91e88133-ecee-4007-afb2-e1d4022461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B2A"/>
    <w:rsid w:val="00002449"/>
    <w:rsid w:val="00005568"/>
    <w:rsid w:val="00005ACB"/>
    <w:rsid w:val="00007E79"/>
    <w:rsid w:val="000121C7"/>
    <w:rsid w:val="00015442"/>
    <w:rsid w:val="000160D4"/>
    <w:rsid w:val="00031505"/>
    <w:rsid w:val="000443F4"/>
    <w:rsid w:val="000503B0"/>
    <w:rsid w:val="00050FF5"/>
    <w:rsid w:val="00051FA2"/>
    <w:rsid w:val="000600BE"/>
    <w:rsid w:val="00067AC2"/>
    <w:rsid w:val="00076900"/>
    <w:rsid w:val="0009279F"/>
    <w:rsid w:val="000B0811"/>
    <w:rsid w:val="000C0814"/>
    <w:rsid w:val="000C0E4F"/>
    <w:rsid w:val="000C2CA3"/>
    <w:rsid w:val="000C6152"/>
    <w:rsid w:val="000C7F14"/>
    <w:rsid w:val="000D0D14"/>
    <w:rsid w:val="000D2931"/>
    <w:rsid w:val="000D32F9"/>
    <w:rsid w:val="000E6ED5"/>
    <w:rsid w:val="000F1BFE"/>
    <w:rsid w:val="000F4B2A"/>
    <w:rsid w:val="00101E96"/>
    <w:rsid w:val="001045FF"/>
    <w:rsid w:val="00116863"/>
    <w:rsid w:val="00141B7A"/>
    <w:rsid w:val="00153854"/>
    <w:rsid w:val="00153BAA"/>
    <w:rsid w:val="00154096"/>
    <w:rsid w:val="00165715"/>
    <w:rsid w:val="00174A14"/>
    <w:rsid w:val="001915E7"/>
    <w:rsid w:val="001A1543"/>
    <w:rsid w:val="001A3B8A"/>
    <w:rsid w:val="001B68C1"/>
    <w:rsid w:val="001B702A"/>
    <w:rsid w:val="001B7CE9"/>
    <w:rsid w:val="001D4EB1"/>
    <w:rsid w:val="001E6759"/>
    <w:rsid w:val="001F00D1"/>
    <w:rsid w:val="00206CED"/>
    <w:rsid w:val="0021028C"/>
    <w:rsid w:val="0021436A"/>
    <w:rsid w:val="00216171"/>
    <w:rsid w:val="002206CA"/>
    <w:rsid w:val="00235FE6"/>
    <w:rsid w:val="00236EA9"/>
    <w:rsid w:val="00247B77"/>
    <w:rsid w:val="00257038"/>
    <w:rsid w:val="00260334"/>
    <w:rsid w:val="002622C0"/>
    <w:rsid w:val="002A3B4D"/>
    <w:rsid w:val="002A6733"/>
    <w:rsid w:val="002B00D9"/>
    <w:rsid w:val="002B197C"/>
    <w:rsid w:val="002B1B2C"/>
    <w:rsid w:val="002B7FAC"/>
    <w:rsid w:val="002C07C8"/>
    <w:rsid w:val="002C31A2"/>
    <w:rsid w:val="002D5804"/>
    <w:rsid w:val="002D7E2E"/>
    <w:rsid w:val="002E1E66"/>
    <w:rsid w:val="002F47CD"/>
    <w:rsid w:val="002F5B21"/>
    <w:rsid w:val="00315858"/>
    <w:rsid w:val="003253BE"/>
    <w:rsid w:val="00326DF5"/>
    <w:rsid w:val="00332F6D"/>
    <w:rsid w:val="0033531D"/>
    <w:rsid w:val="00341661"/>
    <w:rsid w:val="00353409"/>
    <w:rsid w:val="00362710"/>
    <w:rsid w:val="00377C69"/>
    <w:rsid w:val="00381ECA"/>
    <w:rsid w:val="003825BC"/>
    <w:rsid w:val="00383290"/>
    <w:rsid w:val="003903DC"/>
    <w:rsid w:val="003B1061"/>
    <w:rsid w:val="003C234A"/>
    <w:rsid w:val="003C4978"/>
    <w:rsid w:val="003C5A79"/>
    <w:rsid w:val="003D59F9"/>
    <w:rsid w:val="003E79EF"/>
    <w:rsid w:val="003E7CEF"/>
    <w:rsid w:val="003F085F"/>
    <w:rsid w:val="003F1EB5"/>
    <w:rsid w:val="00403BAD"/>
    <w:rsid w:val="00422382"/>
    <w:rsid w:val="004261E6"/>
    <w:rsid w:val="00427A28"/>
    <w:rsid w:val="00437BEA"/>
    <w:rsid w:val="00443A2D"/>
    <w:rsid w:val="00446E43"/>
    <w:rsid w:val="00452C98"/>
    <w:rsid w:val="00456CE1"/>
    <w:rsid w:val="00457A09"/>
    <w:rsid w:val="00464D7F"/>
    <w:rsid w:val="00482EFB"/>
    <w:rsid w:val="0049200C"/>
    <w:rsid w:val="004A0373"/>
    <w:rsid w:val="004B5644"/>
    <w:rsid w:val="004C37F8"/>
    <w:rsid w:val="004E2945"/>
    <w:rsid w:val="004E4E93"/>
    <w:rsid w:val="004F010B"/>
    <w:rsid w:val="004F5604"/>
    <w:rsid w:val="004F5A46"/>
    <w:rsid w:val="00500414"/>
    <w:rsid w:val="00502A65"/>
    <w:rsid w:val="00502F5C"/>
    <w:rsid w:val="005106C6"/>
    <w:rsid w:val="005108F1"/>
    <w:rsid w:val="005120F2"/>
    <w:rsid w:val="00513762"/>
    <w:rsid w:val="0051705A"/>
    <w:rsid w:val="00523CF8"/>
    <w:rsid w:val="00531529"/>
    <w:rsid w:val="00544205"/>
    <w:rsid w:val="00556650"/>
    <w:rsid w:val="00560055"/>
    <w:rsid w:val="00561433"/>
    <w:rsid w:val="00594C2C"/>
    <w:rsid w:val="005A3DF3"/>
    <w:rsid w:val="005D1CDD"/>
    <w:rsid w:val="005D1E25"/>
    <w:rsid w:val="005D478A"/>
    <w:rsid w:val="005D7316"/>
    <w:rsid w:val="005E7C8D"/>
    <w:rsid w:val="006056A3"/>
    <w:rsid w:val="00616611"/>
    <w:rsid w:val="00617D0E"/>
    <w:rsid w:val="006225C0"/>
    <w:rsid w:val="00623498"/>
    <w:rsid w:val="00627B38"/>
    <w:rsid w:val="00630ED0"/>
    <w:rsid w:val="00636B23"/>
    <w:rsid w:val="0064689E"/>
    <w:rsid w:val="006530D5"/>
    <w:rsid w:val="0065542F"/>
    <w:rsid w:val="00662686"/>
    <w:rsid w:val="00662D94"/>
    <w:rsid w:val="00681FE0"/>
    <w:rsid w:val="006851F1"/>
    <w:rsid w:val="006C6CFB"/>
    <w:rsid w:val="006E1A6A"/>
    <w:rsid w:val="006E3947"/>
    <w:rsid w:val="006F00DC"/>
    <w:rsid w:val="00712701"/>
    <w:rsid w:val="00713870"/>
    <w:rsid w:val="007260D3"/>
    <w:rsid w:val="00731ADA"/>
    <w:rsid w:val="00740B08"/>
    <w:rsid w:val="00743721"/>
    <w:rsid w:val="00744119"/>
    <w:rsid w:val="00767326"/>
    <w:rsid w:val="00776E25"/>
    <w:rsid w:val="00783522"/>
    <w:rsid w:val="007842E1"/>
    <w:rsid w:val="007869FD"/>
    <w:rsid w:val="00792161"/>
    <w:rsid w:val="00792E64"/>
    <w:rsid w:val="00793F18"/>
    <w:rsid w:val="0079463A"/>
    <w:rsid w:val="00796402"/>
    <w:rsid w:val="007A66C2"/>
    <w:rsid w:val="007A773C"/>
    <w:rsid w:val="007B1157"/>
    <w:rsid w:val="007B36CC"/>
    <w:rsid w:val="007B66BC"/>
    <w:rsid w:val="007D0CD8"/>
    <w:rsid w:val="007D7E2D"/>
    <w:rsid w:val="007E6E19"/>
    <w:rsid w:val="007F450A"/>
    <w:rsid w:val="00812298"/>
    <w:rsid w:val="00826181"/>
    <w:rsid w:val="00834413"/>
    <w:rsid w:val="0084090F"/>
    <w:rsid w:val="00840C95"/>
    <w:rsid w:val="00841AD3"/>
    <w:rsid w:val="00842469"/>
    <w:rsid w:val="00845001"/>
    <w:rsid w:val="008468F0"/>
    <w:rsid w:val="00847EE8"/>
    <w:rsid w:val="008500E8"/>
    <w:rsid w:val="008514BA"/>
    <w:rsid w:val="00852485"/>
    <w:rsid w:val="00855AD7"/>
    <w:rsid w:val="00855CF0"/>
    <w:rsid w:val="0085685C"/>
    <w:rsid w:val="00863D82"/>
    <w:rsid w:val="008655F5"/>
    <w:rsid w:val="0088607A"/>
    <w:rsid w:val="00887434"/>
    <w:rsid w:val="00897CF3"/>
    <w:rsid w:val="008D1C36"/>
    <w:rsid w:val="008F161B"/>
    <w:rsid w:val="008F7A1B"/>
    <w:rsid w:val="00907407"/>
    <w:rsid w:val="00924888"/>
    <w:rsid w:val="0094170D"/>
    <w:rsid w:val="00942291"/>
    <w:rsid w:val="009475F5"/>
    <w:rsid w:val="00953E41"/>
    <w:rsid w:val="00965623"/>
    <w:rsid w:val="00971D52"/>
    <w:rsid w:val="00973E7A"/>
    <w:rsid w:val="0098063A"/>
    <w:rsid w:val="0098223D"/>
    <w:rsid w:val="0098247B"/>
    <w:rsid w:val="009B31EA"/>
    <w:rsid w:val="009B6C4D"/>
    <w:rsid w:val="009D6AB2"/>
    <w:rsid w:val="009D7245"/>
    <w:rsid w:val="009E296F"/>
    <w:rsid w:val="009E6206"/>
    <w:rsid w:val="009E6E1A"/>
    <w:rsid w:val="009F6BA7"/>
    <w:rsid w:val="00A00CC7"/>
    <w:rsid w:val="00A2519F"/>
    <w:rsid w:val="00A307A6"/>
    <w:rsid w:val="00A36CD7"/>
    <w:rsid w:val="00A52E76"/>
    <w:rsid w:val="00A63D0A"/>
    <w:rsid w:val="00A75472"/>
    <w:rsid w:val="00A76677"/>
    <w:rsid w:val="00A845EB"/>
    <w:rsid w:val="00A9051C"/>
    <w:rsid w:val="00AA143D"/>
    <w:rsid w:val="00AA2282"/>
    <w:rsid w:val="00AA2914"/>
    <w:rsid w:val="00AA79AE"/>
    <w:rsid w:val="00AB6D59"/>
    <w:rsid w:val="00AC00F3"/>
    <w:rsid w:val="00AC39CA"/>
    <w:rsid w:val="00AC7C14"/>
    <w:rsid w:val="00AE3BBC"/>
    <w:rsid w:val="00AE5369"/>
    <w:rsid w:val="00AE6A62"/>
    <w:rsid w:val="00AF1C60"/>
    <w:rsid w:val="00AF2ED0"/>
    <w:rsid w:val="00B06537"/>
    <w:rsid w:val="00B07AC5"/>
    <w:rsid w:val="00B07E44"/>
    <w:rsid w:val="00B21567"/>
    <w:rsid w:val="00B2626A"/>
    <w:rsid w:val="00B31D3E"/>
    <w:rsid w:val="00B333F1"/>
    <w:rsid w:val="00B36D66"/>
    <w:rsid w:val="00B627C1"/>
    <w:rsid w:val="00B66271"/>
    <w:rsid w:val="00B71EAF"/>
    <w:rsid w:val="00B72C2A"/>
    <w:rsid w:val="00B74991"/>
    <w:rsid w:val="00B902E8"/>
    <w:rsid w:val="00B93130"/>
    <w:rsid w:val="00B9707B"/>
    <w:rsid w:val="00BA0E35"/>
    <w:rsid w:val="00BA79C1"/>
    <w:rsid w:val="00BB373A"/>
    <w:rsid w:val="00BB693E"/>
    <w:rsid w:val="00BC180B"/>
    <w:rsid w:val="00BC1993"/>
    <w:rsid w:val="00BD065C"/>
    <w:rsid w:val="00BD2933"/>
    <w:rsid w:val="00BE30D0"/>
    <w:rsid w:val="00BE5981"/>
    <w:rsid w:val="00BF0782"/>
    <w:rsid w:val="00C031FF"/>
    <w:rsid w:val="00C10150"/>
    <w:rsid w:val="00C15142"/>
    <w:rsid w:val="00C36F19"/>
    <w:rsid w:val="00C42A4F"/>
    <w:rsid w:val="00C46189"/>
    <w:rsid w:val="00C47028"/>
    <w:rsid w:val="00C471B7"/>
    <w:rsid w:val="00C474F9"/>
    <w:rsid w:val="00C574FB"/>
    <w:rsid w:val="00C6597D"/>
    <w:rsid w:val="00C716B4"/>
    <w:rsid w:val="00C718CF"/>
    <w:rsid w:val="00C87E95"/>
    <w:rsid w:val="00C90EC2"/>
    <w:rsid w:val="00C91494"/>
    <w:rsid w:val="00CB06A5"/>
    <w:rsid w:val="00CB22B9"/>
    <w:rsid w:val="00CC2FB5"/>
    <w:rsid w:val="00CC69E8"/>
    <w:rsid w:val="00CD584C"/>
    <w:rsid w:val="00CE2F6C"/>
    <w:rsid w:val="00CE615A"/>
    <w:rsid w:val="00D0676D"/>
    <w:rsid w:val="00D06A7B"/>
    <w:rsid w:val="00D15E4E"/>
    <w:rsid w:val="00D25512"/>
    <w:rsid w:val="00D26693"/>
    <w:rsid w:val="00D45659"/>
    <w:rsid w:val="00D4624F"/>
    <w:rsid w:val="00D46697"/>
    <w:rsid w:val="00D4724C"/>
    <w:rsid w:val="00D52931"/>
    <w:rsid w:val="00D538D6"/>
    <w:rsid w:val="00D56518"/>
    <w:rsid w:val="00D60782"/>
    <w:rsid w:val="00D6402C"/>
    <w:rsid w:val="00D721A2"/>
    <w:rsid w:val="00D86EDA"/>
    <w:rsid w:val="00D92CEA"/>
    <w:rsid w:val="00D97532"/>
    <w:rsid w:val="00DB3BC0"/>
    <w:rsid w:val="00DC4ACE"/>
    <w:rsid w:val="00DD0047"/>
    <w:rsid w:val="00DD4CD9"/>
    <w:rsid w:val="00DF0AEE"/>
    <w:rsid w:val="00DF0F91"/>
    <w:rsid w:val="00E01CC7"/>
    <w:rsid w:val="00E1399E"/>
    <w:rsid w:val="00E22871"/>
    <w:rsid w:val="00E2365A"/>
    <w:rsid w:val="00E31A78"/>
    <w:rsid w:val="00E3677B"/>
    <w:rsid w:val="00E37051"/>
    <w:rsid w:val="00E45B53"/>
    <w:rsid w:val="00E56501"/>
    <w:rsid w:val="00E57A4C"/>
    <w:rsid w:val="00E6321C"/>
    <w:rsid w:val="00E63C4E"/>
    <w:rsid w:val="00E80F98"/>
    <w:rsid w:val="00E87FBC"/>
    <w:rsid w:val="00EA43EE"/>
    <w:rsid w:val="00EB00A5"/>
    <w:rsid w:val="00EB0EDA"/>
    <w:rsid w:val="00EB1B86"/>
    <w:rsid w:val="00EC4DA1"/>
    <w:rsid w:val="00EC52DC"/>
    <w:rsid w:val="00EC7BB2"/>
    <w:rsid w:val="00EE4D8E"/>
    <w:rsid w:val="00EF528C"/>
    <w:rsid w:val="00F12138"/>
    <w:rsid w:val="00F14F71"/>
    <w:rsid w:val="00F16CCE"/>
    <w:rsid w:val="00F22724"/>
    <w:rsid w:val="00F26572"/>
    <w:rsid w:val="00F34EEF"/>
    <w:rsid w:val="00F37A12"/>
    <w:rsid w:val="00F507B2"/>
    <w:rsid w:val="00F515F1"/>
    <w:rsid w:val="00F57112"/>
    <w:rsid w:val="00F67C66"/>
    <w:rsid w:val="00F81978"/>
    <w:rsid w:val="00F906BD"/>
    <w:rsid w:val="00F909F1"/>
    <w:rsid w:val="00FA20F0"/>
    <w:rsid w:val="00FB0466"/>
    <w:rsid w:val="00FB352B"/>
    <w:rsid w:val="00FB6042"/>
    <w:rsid w:val="00FB6092"/>
    <w:rsid w:val="00FC039A"/>
    <w:rsid w:val="00FD14EF"/>
    <w:rsid w:val="00FD521A"/>
    <w:rsid w:val="00FF5A41"/>
    <w:rsid w:val="235B96C3"/>
    <w:rsid w:val="599C2B43"/>
    <w:rsid w:val="615F57F7"/>
    <w:rsid w:val="6A18B46F"/>
    <w:rsid w:val="72243684"/>
    <w:rsid w:val="7FDCD9E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6D62"/>
  <w15:docId w15:val="{4CD9125E-99DE-4E76-8C00-3C50A6E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Heading1">
    <w:name w:val="heading 1"/>
    <w:basedOn w:val="Normal"/>
    <w:next w:val="Normal"/>
    <w:link w:val="Heading1Char"/>
    <w:uiPriority w:val="9"/>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uiPriority w:val="9"/>
    <w:qFormat/>
    <w:rsid w:val="00875882"/>
    <w:rPr>
      <w:rFonts w:ascii="Arial" w:eastAsia="Times New Roman" w:hAnsi="Arial" w:cs="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Paragraph">
    <w:name w:val="List Paragraph"/>
    <w:basedOn w:val="Normal"/>
    <w:uiPriority w:val="34"/>
    <w:qFormat/>
    <w:rsid w:val="00472CA9"/>
    <w:pPr>
      <w:ind w:left="720"/>
      <w:contextualSpacing/>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D4CD9"/>
    <w:rPr>
      <w:rFonts w:ascii="Times New Roman" w:eastAsia="Times New Roman" w:hAnsi="Times New Roman"/>
    </w:rPr>
  </w:style>
  <w:style w:type="paragraph" w:styleId="Bibliography">
    <w:name w:val="Bibliography"/>
    <w:basedOn w:val="Normal"/>
    <w:next w:val="Normal"/>
    <w:uiPriority w:val="37"/>
    <w:unhideWhenUsed/>
    <w:rsid w:val="00443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78592">
      <w:bodyDiv w:val="1"/>
      <w:marLeft w:val="0"/>
      <w:marRight w:val="0"/>
      <w:marTop w:val="0"/>
      <w:marBottom w:val="0"/>
      <w:divBdr>
        <w:top w:val="none" w:sz="0" w:space="0" w:color="auto"/>
        <w:left w:val="none" w:sz="0" w:space="0" w:color="auto"/>
        <w:bottom w:val="none" w:sz="0" w:space="0" w:color="auto"/>
        <w:right w:val="none" w:sz="0" w:space="0" w:color="auto"/>
      </w:divBdr>
    </w:div>
    <w:div w:id="61221727">
      <w:bodyDiv w:val="1"/>
      <w:marLeft w:val="0"/>
      <w:marRight w:val="0"/>
      <w:marTop w:val="0"/>
      <w:marBottom w:val="0"/>
      <w:divBdr>
        <w:top w:val="none" w:sz="0" w:space="0" w:color="auto"/>
        <w:left w:val="none" w:sz="0" w:space="0" w:color="auto"/>
        <w:bottom w:val="none" w:sz="0" w:space="0" w:color="auto"/>
        <w:right w:val="none" w:sz="0" w:space="0" w:color="auto"/>
      </w:divBdr>
    </w:div>
    <w:div w:id="81683935">
      <w:bodyDiv w:val="1"/>
      <w:marLeft w:val="0"/>
      <w:marRight w:val="0"/>
      <w:marTop w:val="0"/>
      <w:marBottom w:val="0"/>
      <w:divBdr>
        <w:top w:val="none" w:sz="0" w:space="0" w:color="auto"/>
        <w:left w:val="none" w:sz="0" w:space="0" w:color="auto"/>
        <w:bottom w:val="none" w:sz="0" w:space="0" w:color="auto"/>
        <w:right w:val="none" w:sz="0" w:space="0" w:color="auto"/>
      </w:divBdr>
    </w:div>
    <w:div w:id="138957127">
      <w:bodyDiv w:val="1"/>
      <w:marLeft w:val="0"/>
      <w:marRight w:val="0"/>
      <w:marTop w:val="0"/>
      <w:marBottom w:val="0"/>
      <w:divBdr>
        <w:top w:val="none" w:sz="0" w:space="0" w:color="auto"/>
        <w:left w:val="none" w:sz="0" w:space="0" w:color="auto"/>
        <w:bottom w:val="none" w:sz="0" w:space="0" w:color="auto"/>
        <w:right w:val="none" w:sz="0" w:space="0" w:color="auto"/>
      </w:divBdr>
    </w:div>
    <w:div w:id="215432589">
      <w:bodyDiv w:val="1"/>
      <w:marLeft w:val="0"/>
      <w:marRight w:val="0"/>
      <w:marTop w:val="0"/>
      <w:marBottom w:val="0"/>
      <w:divBdr>
        <w:top w:val="none" w:sz="0" w:space="0" w:color="auto"/>
        <w:left w:val="none" w:sz="0" w:space="0" w:color="auto"/>
        <w:bottom w:val="none" w:sz="0" w:space="0" w:color="auto"/>
        <w:right w:val="none" w:sz="0" w:space="0" w:color="auto"/>
      </w:divBdr>
    </w:div>
    <w:div w:id="283194887">
      <w:bodyDiv w:val="1"/>
      <w:marLeft w:val="0"/>
      <w:marRight w:val="0"/>
      <w:marTop w:val="0"/>
      <w:marBottom w:val="0"/>
      <w:divBdr>
        <w:top w:val="none" w:sz="0" w:space="0" w:color="auto"/>
        <w:left w:val="none" w:sz="0" w:space="0" w:color="auto"/>
        <w:bottom w:val="none" w:sz="0" w:space="0" w:color="auto"/>
        <w:right w:val="none" w:sz="0" w:space="0" w:color="auto"/>
      </w:divBdr>
    </w:div>
    <w:div w:id="437215672">
      <w:bodyDiv w:val="1"/>
      <w:marLeft w:val="0"/>
      <w:marRight w:val="0"/>
      <w:marTop w:val="0"/>
      <w:marBottom w:val="0"/>
      <w:divBdr>
        <w:top w:val="none" w:sz="0" w:space="0" w:color="auto"/>
        <w:left w:val="none" w:sz="0" w:space="0" w:color="auto"/>
        <w:bottom w:val="none" w:sz="0" w:space="0" w:color="auto"/>
        <w:right w:val="none" w:sz="0" w:space="0" w:color="auto"/>
      </w:divBdr>
    </w:div>
    <w:div w:id="521751191">
      <w:bodyDiv w:val="1"/>
      <w:marLeft w:val="0"/>
      <w:marRight w:val="0"/>
      <w:marTop w:val="0"/>
      <w:marBottom w:val="0"/>
      <w:divBdr>
        <w:top w:val="none" w:sz="0" w:space="0" w:color="auto"/>
        <w:left w:val="none" w:sz="0" w:space="0" w:color="auto"/>
        <w:bottom w:val="none" w:sz="0" w:space="0" w:color="auto"/>
        <w:right w:val="none" w:sz="0" w:space="0" w:color="auto"/>
      </w:divBdr>
    </w:div>
    <w:div w:id="592133456">
      <w:bodyDiv w:val="1"/>
      <w:marLeft w:val="0"/>
      <w:marRight w:val="0"/>
      <w:marTop w:val="0"/>
      <w:marBottom w:val="0"/>
      <w:divBdr>
        <w:top w:val="none" w:sz="0" w:space="0" w:color="auto"/>
        <w:left w:val="none" w:sz="0" w:space="0" w:color="auto"/>
        <w:bottom w:val="none" w:sz="0" w:space="0" w:color="auto"/>
        <w:right w:val="none" w:sz="0" w:space="0" w:color="auto"/>
      </w:divBdr>
    </w:div>
    <w:div w:id="622149736">
      <w:bodyDiv w:val="1"/>
      <w:marLeft w:val="0"/>
      <w:marRight w:val="0"/>
      <w:marTop w:val="0"/>
      <w:marBottom w:val="0"/>
      <w:divBdr>
        <w:top w:val="none" w:sz="0" w:space="0" w:color="auto"/>
        <w:left w:val="none" w:sz="0" w:space="0" w:color="auto"/>
        <w:bottom w:val="none" w:sz="0" w:space="0" w:color="auto"/>
        <w:right w:val="none" w:sz="0" w:space="0" w:color="auto"/>
      </w:divBdr>
    </w:div>
    <w:div w:id="652487155">
      <w:bodyDiv w:val="1"/>
      <w:marLeft w:val="0"/>
      <w:marRight w:val="0"/>
      <w:marTop w:val="0"/>
      <w:marBottom w:val="0"/>
      <w:divBdr>
        <w:top w:val="none" w:sz="0" w:space="0" w:color="auto"/>
        <w:left w:val="none" w:sz="0" w:space="0" w:color="auto"/>
        <w:bottom w:val="none" w:sz="0" w:space="0" w:color="auto"/>
        <w:right w:val="none" w:sz="0" w:space="0" w:color="auto"/>
      </w:divBdr>
    </w:div>
    <w:div w:id="695618441">
      <w:bodyDiv w:val="1"/>
      <w:marLeft w:val="0"/>
      <w:marRight w:val="0"/>
      <w:marTop w:val="0"/>
      <w:marBottom w:val="0"/>
      <w:divBdr>
        <w:top w:val="none" w:sz="0" w:space="0" w:color="auto"/>
        <w:left w:val="none" w:sz="0" w:space="0" w:color="auto"/>
        <w:bottom w:val="none" w:sz="0" w:space="0" w:color="auto"/>
        <w:right w:val="none" w:sz="0" w:space="0" w:color="auto"/>
      </w:divBdr>
    </w:div>
    <w:div w:id="700399480">
      <w:bodyDiv w:val="1"/>
      <w:marLeft w:val="0"/>
      <w:marRight w:val="0"/>
      <w:marTop w:val="0"/>
      <w:marBottom w:val="0"/>
      <w:divBdr>
        <w:top w:val="none" w:sz="0" w:space="0" w:color="auto"/>
        <w:left w:val="none" w:sz="0" w:space="0" w:color="auto"/>
        <w:bottom w:val="none" w:sz="0" w:space="0" w:color="auto"/>
        <w:right w:val="none" w:sz="0" w:space="0" w:color="auto"/>
      </w:divBdr>
    </w:div>
    <w:div w:id="725030523">
      <w:bodyDiv w:val="1"/>
      <w:marLeft w:val="0"/>
      <w:marRight w:val="0"/>
      <w:marTop w:val="0"/>
      <w:marBottom w:val="0"/>
      <w:divBdr>
        <w:top w:val="none" w:sz="0" w:space="0" w:color="auto"/>
        <w:left w:val="none" w:sz="0" w:space="0" w:color="auto"/>
        <w:bottom w:val="none" w:sz="0" w:space="0" w:color="auto"/>
        <w:right w:val="none" w:sz="0" w:space="0" w:color="auto"/>
      </w:divBdr>
    </w:div>
    <w:div w:id="841046510">
      <w:bodyDiv w:val="1"/>
      <w:marLeft w:val="0"/>
      <w:marRight w:val="0"/>
      <w:marTop w:val="0"/>
      <w:marBottom w:val="0"/>
      <w:divBdr>
        <w:top w:val="none" w:sz="0" w:space="0" w:color="auto"/>
        <w:left w:val="none" w:sz="0" w:space="0" w:color="auto"/>
        <w:bottom w:val="none" w:sz="0" w:space="0" w:color="auto"/>
        <w:right w:val="none" w:sz="0" w:space="0" w:color="auto"/>
      </w:divBdr>
    </w:div>
    <w:div w:id="996494042">
      <w:bodyDiv w:val="1"/>
      <w:marLeft w:val="0"/>
      <w:marRight w:val="0"/>
      <w:marTop w:val="0"/>
      <w:marBottom w:val="0"/>
      <w:divBdr>
        <w:top w:val="none" w:sz="0" w:space="0" w:color="auto"/>
        <w:left w:val="none" w:sz="0" w:space="0" w:color="auto"/>
        <w:bottom w:val="none" w:sz="0" w:space="0" w:color="auto"/>
        <w:right w:val="none" w:sz="0" w:space="0" w:color="auto"/>
      </w:divBdr>
    </w:div>
    <w:div w:id="1008484455">
      <w:bodyDiv w:val="1"/>
      <w:marLeft w:val="0"/>
      <w:marRight w:val="0"/>
      <w:marTop w:val="0"/>
      <w:marBottom w:val="0"/>
      <w:divBdr>
        <w:top w:val="none" w:sz="0" w:space="0" w:color="auto"/>
        <w:left w:val="none" w:sz="0" w:space="0" w:color="auto"/>
        <w:bottom w:val="none" w:sz="0" w:space="0" w:color="auto"/>
        <w:right w:val="none" w:sz="0" w:space="0" w:color="auto"/>
      </w:divBdr>
    </w:div>
    <w:div w:id="1045132583">
      <w:bodyDiv w:val="1"/>
      <w:marLeft w:val="0"/>
      <w:marRight w:val="0"/>
      <w:marTop w:val="0"/>
      <w:marBottom w:val="0"/>
      <w:divBdr>
        <w:top w:val="none" w:sz="0" w:space="0" w:color="auto"/>
        <w:left w:val="none" w:sz="0" w:space="0" w:color="auto"/>
        <w:bottom w:val="none" w:sz="0" w:space="0" w:color="auto"/>
        <w:right w:val="none" w:sz="0" w:space="0" w:color="auto"/>
      </w:divBdr>
    </w:div>
    <w:div w:id="1056053209">
      <w:bodyDiv w:val="1"/>
      <w:marLeft w:val="0"/>
      <w:marRight w:val="0"/>
      <w:marTop w:val="0"/>
      <w:marBottom w:val="0"/>
      <w:divBdr>
        <w:top w:val="none" w:sz="0" w:space="0" w:color="auto"/>
        <w:left w:val="none" w:sz="0" w:space="0" w:color="auto"/>
        <w:bottom w:val="none" w:sz="0" w:space="0" w:color="auto"/>
        <w:right w:val="none" w:sz="0" w:space="0" w:color="auto"/>
      </w:divBdr>
    </w:div>
    <w:div w:id="1072779007">
      <w:bodyDiv w:val="1"/>
      <w:marLeft w:val="0"/>
      <w:marRight w:val="0"/>
      <w:marTop w:val="0"/>
      <w:marBottom w:val="0"/>
      <w:divBdr>
        <w:top w:val="none" w:sz="0" w:space="0" w:color="auto"/>
        <w:left w:val="none" w:sz="0" w:space="0" w:color="auto"/>
        <w:bottom w:val="none" w:sz="0" w:space="0" w:color="auto"/>
        <w:right w:val="none" w:sz="0" w:space="0" w:color="auto"/>
      </w:divBdr>
    </w:div>
    <w:div w:id="1149512924">
      <w:bodyDiv w:val="1"/>
      <w:marLeft w:val="0"/>
      <w:marRight w:val="0"/>
      <w:marTop w:val="0"/>
      <w:marBottom w:val="0"/>
      <w:divBdr>
        <w:top w:val="none" w:sz="0" w:space="0" w:color="auto"/>
        <w:left w:val="none" w:sz="0" w:space="0" w:color="auto"/>
        <w:bottom w:val="none" w:sz="0" w:space="0" w:color="auto"/>
        <w:right w:val="none" w:sz="0" w:space="0" w:color="auto"/>
      </w:divBdr>
    </w:div>
    <w:div w:id="1173761112">
      <w:bodyDiv w:val="1"/>
      <w:marLeft w:val="0"/>
      <w:marRight w:val="0"/>
      <w:marTop w:val="0"/>
      <w:marBottom w:val="0"/>
      <w:divBdr>
        <w:top w:val="none" w:sz="0" w:space="0" w:color="auto"/>
        <w:left w:val="none" w:sz="0" w:space="0" w:color="auto"/>
        <w:bottom w:val="none" w:sz="0" w:space="0" w:color="auto"/>
        <w:right w:val="none" w:sz="0" w:space="0" w:color="auto"/>
      </w:divBdr>
    </w:div>
    <w:div w:id="1176110001">
      <w:bodyDiv w:val="1"/>
      <w:marLeft w:val="0"/>
      <w:marRight w:val="0"/>
      <w:marTop w:val="0"/>
      <w:marBottom w:val="0"/>
      <w:divBdr>
        <w:top w:val="none" w:sz="0" w:space="0" w:color="auto"/>
        <w:left w:val="none" w:sz="0" w:space="0" w:color="auto"/>
        <w:bottom w:val="none" w:sz="0" w:space="0" w:color="auto"/>
        <w:right w:val="none" w:sz="0" w:space="0" w:color="auto"/>
      </w:divBdr>
    </w:div>
    <w:div w:id="1185250495">
      <w:bodyDiv w:val="1"/>
      <w:marLeft w:val="0"/>
      <w:marRight w:val="0"/>
      <w:marTop w:val="0"/>
      <w:marBottom w:val="0"/>
      <w:divBdr>
        <w:top w:val="none" w:sz="0" w:space="0" w:color="auto"/>
        <w:left w:val="none" w:sz="0" w:space="0" w:color="auto"/>
        <w:bottom w:val="none" w:sz="0" w:space="0" w:color="auto"/>
        <w:right w:val="none" w:sz="0" w:space="0" w:color="auto"/>
      </w:divBdr>
    </w:div>
    <w:div w:id="1244218879">
      <w:bodyDiv w:val="1"/>
      <w:marLeft w:val="0"/>
      <w:marRight w:val="0"/>
      <w:marTop w:val="0"/>
      <w:marBottom w:val="0"/>
      <w:divBdr>
        <w:top w:val="none" w:sz="0" w:space="0" w:color="auto"/>
        <w:left w:val="none" w:sz="0" w:space="0" w:color="auto"/>
        <w:bottom w:val="none" w:sz="0" w:space="0" w:color="auto"/>
        <w:right w:val="none" w:sz="0" w:space="0" w:color="auto"/>
      </w:divBdr>
    </w:div>
    <w:div w:id="1255437348">
      <w:bodyDiv w:val="1"/>
      <w:marLeft w:val="0"/>
      <w:marRight w:val="0"/>
      <w:marTop w:val="0"/>
      <w:marBottom w:val="0"/>
      <w:divBdr>
        <w:top w:val="none" w:sz="0" w:space="0" w:color="auto"/>
        <w:left w:val="none" w:sz="0" w:space="0" w:color="auto"/>
        <w:bottom w:val="none" w:sz="0" w:space="0" w:color="auto"/>
        <w:right w:val="none" w:sz="0" w:space="0" w:color="auto"/>
      </w:divBdr>
    </w:div>
    <w:div w:id="1324548113">
      <w:bodyDiv w:val="1"/>
      <w:marLeft w:val="0"/>
      <w:marRight w:val="0"/>
      <w:marTop w:val="0"/>
      <w:marBottom w:val="0"/>
      <w:divBdr>
        <w:top w:val="none" w:sz="0" w:space="0" w:color="auto"/>
        <w:left w:val="none" w:sz="0" w:space="0" w:color="auto"/>
        <w:bottom w:val="none" w:sz="0" w:space="0" w:color="auto"/>
        <w:right w:val="none" w:sz="0" w:space="0" w:color="auto"/>
      </w:divBdr>
    </w:div>
    <w:div w:id="1327898664">
      <w:bodyDiv w:val="1"/>
      <w:marLeft w:val="0"/>
      <w:marRight w:val="0"/>
      <w:marTop w:val="0"/>
      <w:marBottom w:val="0"/>
      <w:divBdr>
        <w:top w:val="none" w:sz="0" w:space="0" w:color="auto"/>
        <w:left w:val="none" w:sz="0" w:space="0" w:color="auto"/>
        <w:bottom w:val="none" w:sz="0" w:space="0" w:color="auto"/>
        <w:right w:val="none" w:sz="0" w:space="0" w:color="auto"/>
      </w:divBdr>
    </w:div>
    <w:div w:id="1347823554">
      <w:bodyDiv w:val="1"/>
      <w:marLeft w:val="0"/>
      <w:marRight w:val="0"/>
      <w:marTop w:val="0"/>
      <w:marBottom w:val="0"/>
      <w:divBdr>
        <w:top w:val="none" w:sz="0" w:space="0" w:color="auto"/>
        <w:left w:val="none" w:sz="0" w:space="0" w:color="auto"/>
        <w:bottom w:val="none" w:sz="0" w:space="0" w:color="auto"/>
        <w:right w:val="none" w:sz="0" w:space="0" w:color="auto"/>
      </w:divBdr>
    </w:div>
    <w:div w:id="1354694727">
      <w:bodyDiv w:val="1"/>
      <w:marLeft w:val="0"/>
      <w:marRight w:val="0"/>
      <w:marTop w:val="0"/>
      <w:marBottom w:val="0"/>
      <w:divBdr>
        <w:top w:val="none" w:sz="0" w:space="0" w:color="auto"/>
        <w:left w:val="none" w:sz="0" w:space="0" w:color="auto"/>
        <w:bottom w:val="none" w:sz="0" w:space="0" w:color="auto"/>
        <w:right w:val="none" w:sz="0" w:space="0" w:color="auto"/>
      </w:divBdr>
    </w:div>
    <w:div w:id="1366557518">
      <w:bodyDiv w:val="1"/>
      <w:marLeft w:val="0"/>
      <w:marRight w:val="0"/>
      <w:marTop w:val="0"/>
      <w:marBottom w:val="0"/>
      <w:divBdr>
        <w:top w:val="none" w:sz="0" w:space="0" w:color="auto"/>
        <w:left w:val="none" w:sz="0" w:space="0" w:color="auto"/>
        <w:bottom w:val="none" w:sz="0" w:space="0" w:color="auto"/>
        <w:right w:val="none" w:sz="0" w:space="0" w:color="auto"/>
      </w:divBdr>
    </w:div>
    <w:div w:id="1449007774">
      <w:bodyDiv w:val="1"/>
      <w:marLeft w:val="0"/>
      <w:marRight w:val="0"/>
      <w:marTop w:val="0"/>
      <w:marBottom w:val="0"/>
      <w:divBdr>
        <w:top w:val="none" w:sz="0" w:space="0" w:color="auto"/>
        <w:left w:val="none" w:sz="0" w:space="0" w:color="auto"/>
        <w:bottom w:val="none" w:sz="0" w:space="0" w:color="auto"/>
        <w:right w:val="none" w:sz="0" w:space="0" w:color="auto"/>
      </w:divBdr>
    </w:div>
    <w:div w:id="1521428934">
      <w:bodyDiv w:val="1"/>
      <w:marLeft w:val="0"/>
      <w:marRight w:val="0"/>
      <w:marTop w:val="0"/>
      <w:marBottom w:val="0"/>
      <w:divBdr>
        <w:top w:val="none" w:sz="0" w:space="0" w:color="auto"/>
        <w:left w:val="none" w:sz="0" w:space="0" w:color="auto"/>
        <w:bottom w:val="none" w:sz="0" w:space="0" w:color="auto"/>
        <w:right w:val="none" w:sz="0" w:space="0" w:color="auto"/>
      </w:divBdr>
    </w:div>
    <w:div w:id="1569993858">
      <w:bodyDiv w:val="1"/>
      <w:marLeft w:val="0"/>
      <w:marRight w:val="0"/>
      <w:marTop w:val="0"/>
      <w:marBottom w:val="0"/>
      <w:divBdr>
        <w:top w:val="none" w:sz="0" w:space="0" w:color="auto"/>
        <w:left w:val="none" w:sz="0" w:space="0" w:color="auto"/>
        <w:bottom w:val="none" w:sz="0" w:space="0" w:color="auto"/>
        <w:right w:val="none" w:sz="0" w:space="0" w:color="auto"/>
      </w:divBdr>
    </w:div>
    <w:div w:id="1626960821">
      <w:bodyDiv w:val="1"/>
      <w:marLeft w:val="0"/>
      <w:marRight w:val="0"/>
      <w:marTop w:val="0"/>
      <w:marBottom w:val="0"/>
      <w:divBdr>
        <w:top w:val="none" w:sz="0" w:space="0" w:color="auto"/>
        <w:left w:val="none" w:sz="0" w:space="0" w:color="auto"/>
        <w:bottom w:val="none" w:sz="0" w:space="0" w:color="auto"/>
        <w:right w:val="none" w:sz="0" w:space="0" w:color="auto"/>
      </w:divBdr>
    </w:div>
    <w:div w:id="1637297485">
      <w:bodyDiv w:val="1"/>
      <w:marLeft w:val="0"/>
      <w:marRight w:val="0"/>
      <w:marTop w:val="0"/>
      <w:marBottom w:val="0"/>
      <w:divBdr>
        <w:top w:val="none" w:sz="0" w:space="0" w:color="auto"/>
        <w:left w:val="none" w:sz="0" w:space="0" w:color="auto"/>
        <w:bottom w:val="none" w:sz="0" w:space="0" w:color="auto"/>
        <w:right w:val="none" w:sz="0" w:space="0" w:color="auto"/>
      </w:divBdr>
    </w:div>
    <w:div w:id="1803421318">
      <w:bodyDiv w:val="1"/>
      <w:marLeft w:val="0"/>
      <w:marRight w:val="0"/>
      <w:marTop w:val="0"/>
      <w:marBottom w:val="0"/>
      <w:divBdr>
        <w:top w:val="none" w:sz="0" w:space="0" w:color="auto"/>
        <w:left w:val="none" w:sz="0" w:space="0" w:color="auto"/>
        <w:bottom w:val="none" w:sz="0" w:space="0" w:color="auto"/>
        <w:right w:val="none" w:sz="0" w:space="0" w:color="auto"/>
      </w:divBdr>
    </w:div>
    <w:div w:id="1870557750">
      <w:bodyDiv w:val="1"/>
      <w:marLeft w:val="0"/>
      <w:marRight w:val="0"/>
      <w:marTop w:val="0"/>
      <w:marBottom w:val="0"/>
      <w:divBdr>
        <w:top w:val="none" w:sz="0" w:space="0" w:color="auto"/>
        <w:left w:val="none" w:sz="0" w:space="0" w:color="auto"/>
        <w:bottom w:val="none" w:sz="0" w:space="0" w:color="auto"/>
        <w:right w:val="none" w:sz="0" w:space="0" w:color="auto"/>
      </w:divBdr>
    </w:div>
    <w:div w:id="1922912384">
      <w:bodyDiv w:val="1"/>
      <w:marLeft w:val="0"/>
      <w:marRight w:val="0"/>
      <w:marTop w:val="0"/>
      <w:marBottom w:val="0"/>
      <w:divBdr>
        <w:top w:val="none" w:sz="0" w:space="0" w:color="auto"/>
        <w:left w:val="none" w:sz="0" w:space="0" w:color="auto"/>
        <w:bottom w:val="none" w:sz="0" w:space="0" w:color="auto"/>
        <w:right w:val="none" w:sz="0" w:space="0" w:color="auto"/>
      </w:divBdr>
    </w:div>
    <w:div w:id="1947351589">
      <w:bodyDiv w:val="1"/>
      <w:marLeft w:val="0"/>
      <w:marRight w:val="0"/>
      <w:marTop w:val="0"/>
      <w:marBottom w:val="0"/>
      <w:divBdr>
        <w:top w:val="none" w:sz="0" w:space="0" w:color="auto"/>
        <w:left w:val="none" w:sz="0" w:space="0" w:color="auto"/>
        <w:bottom w:val="none" w:sz="0" w:space="0" w:color="auto"/>
        <w:right w:val="none" w:sz="0" w:space="0" w:color="auto"/>
      </w:divBdr>
    </w:div>
    <w:div w:id="1965233618">
      <w:bodyDiv w:val="1"/>
      <w:marLeft w:val="0"/>
      <w:marRight w:val="0"/>
      <w:marTop w:val="0"/>
      <w:marBottom w:val="0"/>
      <w:divBdr>
        <w:top w:val="none" w:sz="0" w:space="0" w:color="auto"/>
        <w:left w:val="none" w:sz="0" w:space="0" w:color="auto"/>
        <w:bottom w:val="none" w:sz="0" w:space="0" w:color="auto"/>
        <w:right w:val="none" w:sz="0" w:space="0" w:color="auto"/>
      </w:divBdr>
    </w:div>
    <w:div w:id="2010474847">
      <w:bodyDiv w:val="1"/>
      <w:marLeft w:val="0"/>
      <w:marRight w:val="0"/>
      <w:marTop w:val="0"/>
      <w:marBottom w:val="0"/>
      <w:divBdr>
        <w:top w:val="none" w:sz="0" w:space="0" w:color="auto"/>
        <w:left w:val="none" w:sz="0" w:space="0" w:color="auto"/>
        <w:bottom w:val="none" w:sz="0" w:space="0" w:color="auto"/>
        <w:right w:val="none" w:sz="0" w:space="0" w:color="auto"/>
      </w:divBdr>
    </w:div>
    <w:div w:id="2055276808">
      <w:bodyDiv w:val="1"/>
      <w:marLeft w:val="0"/>
      <w:marRight w:val="0"/>
      <w:marTop w:val="0"/>
      <w:marBottom w:val="0"/>
      <w:divBdr>
        <w:top w:val="none" w:sz="0" w:space="0" w:color="auto"/>
        <w:left w:val="none" w:sz="0" w:space="0" w:color="auto"/>
        <w:bottom w:val="none" w:sz="0" w:space="0" w:color="auto"/>
        <w:right w:val="none" w:sz="0" w:space="0" w:color="auto"/>
      </w:divBdr>
    </w:div>
    <w:div w:id="2071999701">
      <w:bodyDiv w:val="1"/>
      <w:marLeft w:val="0"/>
      <w:marRight w:val="0"/>
      <w:marTop w:val="0"/>
      <w:marBottom w:val="0"/>
      <w:divBdr>
        <w:top w:val="none" w:sz="0" w:space="0" w:color="auto"/>
        <w:left w:val="none" w:sz="0" w:space="0" w:color="auto"/>
        <w:bottom w:val="none" w:sz="0" w:space="0" w:color="auto"/>
        <w:right w:val="none" w:sz="0" w:space="0" w:color="auto"/>
      </w:divBdr>
    </w:div>
    <w:div w:id="2095585043">
      <w:bodyDiv w:val="1"/>
      <w:marLeft w:val="0"/>
      <w:marRight w:val="0"/>
      <w:marTop w:val="0"/>
      <w:marBottom w:val="0"/>
      <w:divBdr>
        <w:top w:val="none" w:sz="0" w:space="0" w:color="auto"/>
        <w:left w:val="none" w:sz="0" w:space="0" w:color="auto"/>
        <w:bottom w:val="none" w:sz="0" w:space="0" w:color="auto"/>
        <w:right w:val="none" w:sz="0" w:space="0" w:color="auto"/>
      </w:divBdr>
    </w:div>
    <w:div w:id="2114588700">
      <w:bodyDiv w:val="1"/>
      <w:marLeft w:val="0"/>
      <w:marRight w:val="0"/>
      <w:marTop w:val="0"/>
      <w:marBottom w:val="0"/>
      <w:divBdr>
        <w:top w:val="none" w:sz="0" w:space="0" w:color="auto"/>
        <w:left w:val="none" w:sz="0" w:space="0" w:color="auto"/>
        <w:bottom w:val="none" w:sz="0" w:space="0" w:color="auto"/>
        <w:right w:val="none" w:sz="0" w:space="0" w:color="auto"/>
      </w:divBdr>
    </w:div>
    <w:div w:id="2143571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people" Target="peop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ema20</b:Tag>
    <b:SourceType>InternetSite</b:SourceType>
    <b:Guid>{3A83AEA8-9C04-48D9-801C-5BF88CC67F98}</b:Guid>
    <b:Title>emarketing</b:Title>
    <b:InternetSiteTitle>internetworldstats</b:InternetSiteTitle>
    <b:Year>2020</b:Year>
    <b:URL>https://www.internetworldstats.com/emarketing.htm</b:URL>
    <b:RefOrder>2</b:RefOrder>
  </b:Source>
  <b:Source>
    <b:Tag>dij18</b:Tag>
    <b:SourceType>InternetSite</b:SourceType>
    <b:Guid>{30A3620D-F20B-4B47-845C-F78353255616}</b:Guid>
    <b:Title>dijital dönüşüm</b:Title>
    <b:InternetSiteTitle>techinside</b:InternetSiteTitle>
    <b:Year>2018</b:Year>
    <b:URL>https://www.techinside.com/dijital-donusum-is-hayatini-nasil-etkileyecek/</b:URL>
    <b:RefOrder>1</b:RefOrder>
  </b:Source>
  <b:Source>
    <b:Tag>Num21</b:Tag>
    <b:SourceType>InternetSite</b:SourceType>
    <b:Guid>{75E97688-6C9E-4CD9-B56A-520F16129D9D}</b:Guid>
    <b:Title>NumberofGamersWorldwide</b:Title>
    <b:InternetSiteTitle>financesonline</b:InternetSiteTitle>
    <b:Year>2021</b:Year>
    <b:URL>https://financesonline.com/number-of-gamers-worldwide/</b:URL>
    <b:RefOrder>6</b:RefOrder>
  </b:Source>
  <b:Source>
    <b:Tag>Fun21</b:Tag>
    <b:SourceType>InternetSite</b:SourceType>
    <b:Guid>{7869562B-6B65-4AFC-8D0A-5964A076C74C}</b:Guid>
    <b:Title>Funbrain.com</b:Title>
    <b:InternetSiteTitle>funbrain.com</b:InternetSiteTitle>
    <b:Year>2021</b:Year>
    <b:URL>https://www.funbrain.com/</b:URL>
    <b:RefOrder>3</b:RefOrder>
  </b:Source>
  <b:Source>
    <b:Tag>Edu</b:Tag>
    <b:SourceType>InternetSite</b:SourceType>
    <b:Guid>{E60CA812-C5B1-45E8-B1EE-D47F48A5DFCC}</b:Guid>
    <b:Title>Education.com/games/</b:Title>
    <b:InternetSiteTitle>education</b:InternetSiteTitle>
    <b:URL>https://www.education.com/games/</b:URL>
    <b:Year>2021</b:Year>
    <b:RefOrder>4</b:RefOrder>
  </b:Source>
  <b:Source>
    <b:Tag>Scr</b:Tag>
    <b:SourceType>InternetSite</b:SourceType>
    <b:Guid>{7DE31963-5397-4A95-9209-EE1023D643D7}</b:Guid>
    <b:Title>Scratch.mit.edu</b:Title>
    <b:InternetSiteTitle>scratch.mit.edu</b:InternetSiteTitle>
    <b:URL>https://scratch.mit.edu/</b:URL>
    <b:Year>2021</b:Year>
    <b:RefOrder>5</b:RefOrder>
  </b:Source>
  <b:Source>
    <b:Tag>Vik07</b:Tag>
    <b:SourceType>InternetSite</b:SourceType>
    <b:Guid>{2D6C4688-D861-4C4F-B5E1-14A3CFD72FC0}</b:Guid>
    <b:InternetSiteTitle>Vikipedi</b:InternetSiteTitle>
    <b:Year>2007</b:Year>
    <b:URL>https://tr.wikipedia.org/wiki/Video_oyunu</b:URL>
    <b:RefOrder>7</b:RefOrder>
  </b:Source>
  <b:Source>
    <b:Tag>Ren20</b:Tag>
    <b:SourceType>InternetSite</b:SourceType>
    <b:Guid>{2A8F11D9-4D34-4298-9D16-F7DC71A3E242}</b:Guid>
    <b:Title>RenderNedir</b:Title>
    <b:InternetSiteTitle>muhendistan</b:InternetSiteTitle>
    <b:Year>2020</b:Year>
    <b:URL>https://muhendistan.com/render-nedir-render-alma-islemi-nasil-yapilir/</b:URL>
    <b:RefOrder>8</b:RefOrder>
  </b:Source>
  <b:Source>
    <b:Tag>Tot19</b:Tag>
    <b:SourceType>InternetSite</b:SourceType>
    <b:Guid>{19D29827-9407-48D7-BE2C-93256F6D86A7}</b:Guid>
    <b:Title>Total War Three Kingdoms</b:Title>
    <b:Year>2019</b:Year>
    <b:URL>https://www.totalwar.com/games/three-kingdoms/</b:URL>
    <b:RefOrder>9</b:RefOrder>
  </b:Source>
  <b:Source>
    <b:Tag>Nes18</b:Tag>
    <b:SourceType>InternetSite</b:SourceType>
    <b:Guid>{A804C5E3-4BA9-440C-AF21-68EA9A68B849}</b:Guid>
    <b:Title>Nesneye Dayalı Programlama</b:Title>
    <b:Year>2018</b:Year>
    <b:URL>https://baskabirkod.com/nesneye-dayali-programlama-nedir/</b:URL>
    <b:RefOrder>10</b:RefOrder>
  </b:Source>
</b:Sources>
</file>

<file path=customXml/itemProps1.xml><?xml version="1.0" encoding="utf-8"?>
<ds:datastoreItem xmlns:ds="http://schemas.openxmlformats.org/officeDocument/2006/customXml" ds:itemID="{5B472DF5-3816-4124-B994-9ABC7D9B1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15</Pages>
  <Words>7374</Words>
  <Characters>42033</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TÜBİTAK</Company>
  <LinksUpToDate>false</LinksUpToDate>
  <CharactersWithSpaces>49309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Mehmet Oğuz Ekşi</cp:lastModifiedBy>
  <cp:revision>268</cp:revision>
  <cp:lastPrinted>2018-11-13T06:36:00Z</cp:lastPrinted>
  <dcterms:created xsi:type="dcterms:W3CDTF">2019-10-01T07:19:00Z</dcterms:created>
  <dcterms:modified xsi:type="dcterms:W3CDTF">2021-05-26T10:42:00Z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